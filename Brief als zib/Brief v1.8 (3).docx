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BA7CC" w14:textId="66910170" w:rsidR="0015506A" w:rsidRPr="007B4206" w:rsidRDefault="00C07DCE">
      <w:pPr>
        <w:pStyle w:val="Titel"/>
        <w:jc w:val="center"/>
        <w:rPr>
          <w:sz w:val="96"/>
          <w:szCs w:val="96"/>
        </w:rPr>
      </w:pPr>
      <w:commentRangeStart w:id="0"/>
      <w:del w:id="1" w:author="Yvonne Pijnacker Hordijk" w:date="2019-12-05T14:35:00Z">
        <w:r w:rsidRPr="00057F32" w:rsidDel="002D1A92">
          <w:rPr>
            <w:sz w:val="72"/>
            <w:szCs w:val="72"/>
          </w:rPr>
          <w:delText>Correspondentie</w:delText>
        </w:r>
        <w:commentRangeEnd w:id="0"/>
        <w:r w:rsidR="00142E6C" w:rsidDel="002D1A92">
          <w:rPr>
            <w:rStyle w:val="Verwijzingopmerking"/>
            <w:rFonts w:asciiTheme="minorHAnsi" w:eastAsiaTheme="minorHAnsi" w:hAnsiTheme="minorHAnsi" w:cstheme="minorBidi"/>
            <w:spacing w:val="0"/>
            <w:kern w:val="0"/>
          </w:rPr>
          <w:commentReference w:id="0"/>
        </w:r>
      </w:del>
      <w:ins w:id="2" w:author="Richard Westerhof" w:date="2019-11-14T14:59:00Z">
        <w:del w:id="3" w:author="Yvonne Pijnacker Hordijk" w:date="2019-12-05T14:35:00Z">
          <w:r w:rsidR="003A3E41" w:rsidDel="002D1A92">
            <w:rPr>
              <w:sz w:val="72"/>
              <w:szCs w:val="72"/>
            </w:rPr>
            <w:delText>-item</w:delText>
          </w:r>
        </w:del>
      </w:ins>
      <w:ins w:id="4" w:author="Yvonne Pijnacker Hordijk" w:date="2019-12-05T14:35:00Z">
        <w:r w:rsidR="002D1A92">
          <w:rPr>
            <w:sz w:val="72"/>
            <w:szCs w:val="72"/>
          </w:rPr>
          <w:t>Bri</w:t>
        </w:r>
      </w:ins>
      <w:ins w:id="5" w:author="Yvonne Pijnacker Hordijk" w:date="2019-12-05T14:36:00Z">
        <w:r w:rsidR="002D1A92">
          <w:rPr>
            <w:sz w:val="72"/>
            <w:szCs w:val="72"/>
          </w:rPr>
          <w:t>ef</w:t>
        </w:r>
      </w:ins>
    </w:p>
    <w:p w14:paraId="5870FD66" w14:textId="77777777" w:rsidR="0015506A" w:rsidRDefault="0015506A" w:rsidP="00FF3771"/>
    <w:p w14:paraId="01B6060E" w14:textId="77777777" w:rsidR="0015506A" w:rsidRDefault="0015506A" w:rsidP="0015506A">
      <w:pPr>
        <w:jc w:val="center"/>
      </w:pPr>
    </w:p>
    <w:p w14:paraId="3F12EBF3" w14:textId="77777777" w:rsidR="005D7022" w:rsidRDefault="005D7022" w:rsidP="0015506A">
      <w:pPr>
        <w:jc w:val="center"/>
      </w:pPr>
    </w:p>
    <w:p w14:paraId="53F2B134" w14:textId="77777777" w:rsidR="005D7022" w:rsidRDefault="005D7022" w:rsidP="0015506A">
      <w:pPr>
        <w:jc w:val="center"/>
      </w:pPr>
    </w:p>
    <w:p w14:paraId="20850643" w14:textId="77777777" w:rsidR="005D7022" w:rsidRDefault="005D7022" w:rsidP="0015506A">
      <w:pPr>
        <w:jc w:val="center"/>
      </w:pPr>
    </w:p>
    <w:p w14:paraId="2A4E012C" w14:textId="77777777" w:rsidR="0015506A" w:rsidRPr="0015506A" w:rsidRDefault="0015506A" w:rsidP="0015506A"/>
    <w:p w14:paraId="0D8FBDBE" w14:textId="1FF930C9" w:rsidR="00484043" w:rsidRDefault="001B2C6E">
      <w:r>
        <w:t xml:space="preserve">Status: </w:t>
      </w:r>
      <w:sdt>
        <w:sdtPr>
          <w:alias w:val="Status"/>
          <w:tag w:val=""/>
          <w:id w:val="627891875"/>
          <w:placeholder>
            <w:docPart w:val="3223E0DEA1184C7281D0F931DB9703F5"/>
          </w:placeholder>
          <w:dataBinding w:prefixMappings="xmlns:ns0='http://purl.org/dc/elements/1.1/' xmlns:ns1='http://schemas.openxmlformats.org/package/2006/metadata/core-properties' " w:xpath="/ns1:coreProperties[1]/ns1:contentStatus[1]" w:storeItemID="{6C3C8BC8-F283-45AE-878A-BAB7291924A1}"/>
          <w:text/>
        </w:sdtPr>
        <w:sdtEndPr/>
        <w:sdtContent>
          <w:r w:rsidR="009D7AE0">
            <w:t>Concept</w:t>
          </w:r>
        </w:sdtContent>
      </w:sdt>
    </w:p>
    <w:p w14:paraId="5E6EE3CF" w14:textId="55AC3540" w:rsidR="001B2C6E" w:rsidRDefault="001B2C6E">
      <w:r>
        <w:t xml:space="preserve">Datum: </w:t>
      </w:r>
      <w:sdt>
        <w:sdtPr>
          <w:alias w:val="Publicatiedatum"/>
          <w:tag w:val=""/>
          <w:id w:val="-1362817800"/>
          <w:placeholder>
            <w:docPart w:val="AF76837613344A53892AF84AFA4AD44F"/>
          </w:placeholder>
          <w:dataBinding w:prefixMappings="xmlns:ns0='http://schemas.microsoft.com/office/2006/coverPageProps' " w:xpath="/ns0:CoverPageProperties[1]/ns0:PublishDate[1]" w:storeItemID="{55AF091B-3C7A-41E3-B477-F2FDAA23CFDA}"/>
          <w:date w:fullDate="2019-12-09T00:00:00Z">
            <w:dateFormat w:val="d-M-yyyy"/>
            <w:lid w:val="nl-NL"/>
            <w:storeMappedDataAs w:val="dateTime"/>
            <w:calendar w:val="gregorian"/>
          </w:date>
        </w:sdtPr>
        <w:sdtEndPr/>
        <w:sdtContent>
          <w:del w:id="6" w:author="Richard Westerhof" w:date="2019-12-09T16:02:00Z">
            <w:r w:rsidR="00473E85" w:rsidDel="00473E85">
              <w:delText>14-11-2019</w:delText>
            </w:r>
          </w:del>
          <w:ins w:id="7" w:author="Richard Westerhof" w:date="2019-12-09T16:02:00Z">
            <w:r w:rsidR="00473E85">
              <w:t>9-12-2019</w:t>
            </w:r>
          </w:ins>
        </w:sdtContent>
      </w:sdt>
    </w:p>
    <w:p w14:paraId="5F266878" w14:textId="77777777" w:rsidR="001B2C6E" w:rsidRDefault="001B2C6E">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115622039"/>
        <w:docPartObj>
          <w:docPartGallery w:val="Table of Contents"/>
          <w:docPartUnique/>
        </w:docPartObj>
      </w:sdtPr>
      <w:sdtEndPr>
        <w:rPr>
          <w:rFonts w:ascii="Times New Roman" w:eastAsia="Times New Roman" w:hAnsi="Times New Roman" w:cs="Times New Roman"/>
          <w:b/>
          <w:bCs/>
          <w:sz w:val="24"/>
          <w:szCs w:val="24"/>
          <w:lang w:eastAsia="nl-NL"/>
        </w:rPr>
      </w:sdtEndPr>
      <w:sdtContent>
        <w:p w14:paraId="5F82AF7D" w14:textId="77777777" w:rsidR="009E7A81" w:rsidRDefault="009E7A81" w:rsidP="000C62A1">
          <w:pPr>
            <w:pStyle w:val="Kopvaninhoudsopgave"/>
            <w:numPr>
              <w:ilvl w:val="0"/>
              <w:numId w:val="0"/>
            </w:numPr>
            <w:ind w:left="1068"/>
          </w:pPr>
          <w:r>
            <w:t>Inhoudsopgave</w:t>
          </w:r>
        </w:p>
        <w:p w14:paraId="3F29E331" w14:textId="0BF36741" w:rsidR="00637652" w:rsidRDefault="009E7A81">
          <w:pPr>
            <w:pStyle w:val="Inhopg1"/>
            <w:rPr>
              <w:rFonts w:eastAsiaTheme="minorEastAsia"/>
              <w:noProof/>
              <w:lang w:eastAsia="nl-NL"/>
            </w:rPr>
          </w:pPr>
          <w:r>
            <w:fldChar w:fldCharType="begin"/>
          </w:r>
          <w:r>
            <w:instrText xml:space="preserve"> TOC \o "1-2" \h \z \u </w:instrText>
          </w:r>
          <w:r>
            <w:fldChar w:fldCharType="separate"/>
          </w:r>
          <w:hyperlink w:anchor="_Toc24987645" w:history="1">
            <w:r w:rsidR="00637652" w:rsidRPr="005754EE">
              <w:rPr>
                <w:rStyle w:val="Hyperlink"/>
                <w:noProof/>
                <w14:scene3d>
                  <w14:camera w14:prst="orthographicFront"/>
                  <w14:lightRig w14:rig="threePt" w14:dir="t">
                    <w14:rot w14:lat="0" w14:lon="0" w14:rev="0"/>
                  </w14:lightRig>
                </w14:scene3d>
              </w:rPr>
              <w:t>1.</w:t>
            </w:r>
            <w:r w:rsidR="00637652">
              <w:rPr>
                <w:rFonts w:eastAsiaTheme="minorEastAsia"/>
                <w:noProof/>
                <w:lang w:eastAsia="nl-NL"/>
              </w:rPr>
              <w:tab/>
            </w:r>
            <w:r w:rsidR="00637652" w:rsidRPr="005754EE">
              <w:rPr>
                <w:rStyle w:val="Hyperlink"/>
                <w:noProof/>
              </w:rPr>
              <w:t>Inleiding</w:t>
            </w:r>
            <w:r w:rsidR="00637652">
              <w:rPr>
                <w:noProof/>
                <w:webHidden/>
              </w:rPr>
              <w:tab/>
            </w:r>
            <w:r w:rsidR="00637652">
              <w:rPr>
                <w:noProof/>
                <w:webHidden/>
              </w:rPr>
              <w:fldChar w:fldCharType="begin"/>
            </w:r>
            <w:r w:rsidR="00637652">
              <w:rPr>
                <w:noProof/>
                <w:webHidden/>
              </w:rPr>
              <w:instrText xml:space="preserve"> PAGEREF _Toc24987645 \h </w:instrText>
            </w:r>
            <w:r w:rsidR="00637652">
              <w:rPr>
                <w:noProof/>
                <w:webHidden/>
              </w:rPr>
            </w:r>
            <w:r w:rsidR="00637652">
              <w:rPr>
                <w:noProof/>
                <w:webHidden/>
              </w:rPr>
              <w:fldChar w:fldCharType="separate"/>
            </w:r>
            <w:r w:rsidR="00637652">
              <w:rPr>
                <w:noProof/>
                <w:webHidden/>
              </w:rPr>
              <w:t>3</w:t>
            </w:r>
            <w:r w:rsidR="00637652">
              <w:rPr>
                <w:noProof/>
                <w:webHidden/>
              </w:rPr>
              <w:fldChar w:fldCharType="end"/>
            </w:r>
          </w:hyperlink>
        </w:p>
        <w:p w14:paraId="44FDA98A" w14:textId="63EECC50" w:rsidR="00637652" w:rsidRDefault="00BC706D">
          <w:pPr>
            <w:pStyle w:val="Inhopg2"/>
            <w:rPr>
              <w:rFonts w:eastAsiaTheme="minorEastAsia"/>
              <w:noProof/>
              <w:lang w:eastAsia="nl-NL"/>
            </w:rPr>
          </w:pPr>
          <w:hyperlink w:anchor="_Toc24987646" w:history="1">
            <w:r w:rsidR="00637652" w:rsidRPr="005754EE">
              <w:rPr>
                <w:rStyle w:val="Hyperlink"/>
                <w:noProof/>
              </w:rPr>
              <w:t>Begrippen</w:t>
            </w:r>
            <w:r w:rsidR="00637652">
              <w:rPr>
                <w:noProof/>
                <w:webHidden/>
              </w:rPr>
              <w:tab/>
            </w:r>
            <w:r w:rsidR="00637652">
              <w:rPr>
                <w:noProof/>
                <w:webHidden/>
              </w:rPr>
              <w:fldChar w:fldCharType="begin"/>
            </w:r>
            <w:r w:rsidR="00637652">
              <w:rPr>
                <w:noProof/>
                <w:webHidden/>
              </w:rPr>
              <w:instrText xml:space="preserve"> PAGEREF _Toc24987646 \h </w:instrText>
            </w:r>
            <w:r w:rsidR="00637652">
              <w:rPr>
                <w:noProof/>
                <w:webHidden/>
              </w:rPr>
            </w:r>
            <w:r w:rsidR="00637652">
              <w:rPr>
                <w:noProof/>
                <w:webHidden/>
              </w:rPr>
              <w:fldChar w:fldCharType="separate"/>
            </w:r>
            <w:r w:rsidR="00637652">
              <w:rPr>
                <w:noProof/>
                <w:webHidden/>
              </w:rPr>
              <w:t>3</w:t>
            </w:r>
            <w:r w:rsidR="00637652">
              <w:rPr>
                <w:noProof/>
                <w:webHidden/>
              </w:rPr>
              <w:fldChar w:fldCharType="end"/>
            </w:r>
          </w:hyperlink>
        </w:p>
        <w:p w14:paraId="525DEBB2" w14:textId="6D8D04AF" w:rsidR="00637652" w:rsidRDefault="00BC706D">
          <w:pPr>
            <w:pStyle w:val="Inhopg2"/>
            <w:rPr>
              <w:rFonts w:eastAsiaTheme="minorEastAsia"/>
              <w:noProof/>
              <w:lang w:eastAsia="nl-NL"/>
            </w:rPr>
          </w:pPr>
          <w:hyperlink w:anchor="_Toc24987647" w:history="1">
            <w:r w:rsidR="00637652" w:rsidRPr="005754EE">
              <w:rPr>
                <w:rStyle w:val="Hyperlink"/>
                <w:noProof/>
              </w:rPr>
              <w:t>Werkwijze</w:t>
            </w:r>
            <w:r w:rsidR="00637652">
              <w:rPr>
                <w:noProof/>
                <w:webHidden/>
              </w:rPr>
              <w:tab/>
            </w:r>
            <w:r w:rsidR="00637652">
              <w:rPr>
                <w:noProof/>
                <w:webHidden/>
              </w:rPr>
              <w:fldChar w:fldCharType="begin"/>
            </w:r>
            <w:r w:rsidR="00637652">
              <w:rPr>
                <w:noProof/>
                <w:webHidden/>
              </w:rPr>
              <w:instrText xml:space="preserve"> PAGEREF _Toc24987647 \h </w:instrText>
            </w:r>
            <w:r w:rsidR="00637652">
              <w:rPr>
                <w:noProof/>
                <w:webHidden/>
              </w:rPr>
            </w:r>
            <w:r w:rsidR="00637652">
              <w:rPr>
                <w:noProof/>
                <w:webHidden/>
              </w:rPr>
              <w:fldChar w:fldCharType="separate"/>
            </w:r>
            <w:r w:rsidR="00637652">
              <w:rPr>
                <w:noProof/>
                <w:webHidden/>
              </w:rPr>
              <w:t>3</w:t>
            </w:r>
            <w:r w:rsidR="00637652">
              <w:rPr>
                <w:noProof/>
                <w:webHidden/>
              </w:rPr>
              <w:fldChar w:fldCharType="end"/>
            </w:r>
          </w:hyperlink>
        </w:p>
        <w:p w14:paraId="78280053" w14:textId="2D8682FA" w:rsidR="00637652" w:rsidRDefault="00BC706D">
          <w:pPr>
            <w:pStyle w:val="Inhopg2"/>
            <w:rPr>
              <w:rFonts w:eastAsiaTheme="minorEastAsia"/>
              <w:noProof/>
              <w:lang w:eastAsia="nl-NL"/>
            </w:rPr>
          </w:pPr>
          <w:hyperlink w:anchor="_Toc24987648" w:history="1">
            <w:r w:rsidR="00637652" w:rsidRPr="005754EE">
              <w:rPr>
                <w:rStyle w:val="Hyperlink"/>
                <w:noProof/>
              </w:rPr>
              <w:t>Werkgroep</w:t>
            </w:r>
            <w:r w:rsidR="00637652">
              <w:rPr>
                <w:noProof/>
                <w:webHidden/>
              </w:rPr>
              <w:tab/>
            </w:r>
            <w:r w:rsidR="00637652">
              <w:rPr>
                <w:noProof/>
                <w:webHidden/>
              </w:rPr>
              <w:fldChar w:fldCharType="begin"/>
            </w:r>
            <w:r w:rsidR="00637652">
              <w:rPr>
                <w:noProof/>
                <w:webHidden/>
              </w:rPr>
              <w:instrText xml:space="preserve"> PAGEREF _Toc24987648 \h </w:instrText>
            </w:r>
            <w:r w:rsidR="00637652">
              <w:rPr>
                <w:noProof/>
                <w:webHidden/>
              </w:rPr>
            </w:r>
            <w:r w:rsidR="00637652">
              <w:rPr>
                <w:noProof/>
                <w:webHidden/>
              </w:rPr>
              <w:fldChar w:fldCharType="separate"/>
            </w:r>
            <w:r w:rsidR="00637652">
              <w:rPr>
                <w:noProof/>
                <w:webHidden/>
              </w:rPr>
              <w:t>3</w:t>
            </w:r>
            <w:r w:rsidR="00637652">
              <w:rPr>
                <w:noProof/>
                <w:webHidden/>
              </w:rPr>
              <w:fldChar w:fldCharType="end"/>
            </w:r>
          </w:hyperlink>
        </w:p>
        <w:p w14:paraId="31A1693D" w14:textId="45B33929" w:rsidR="00637652" w:rsidRDefault="00BC706D">
          <w:pPr>
            <w:pStyle w:val="Inhopg1"/>
            <w:rPr>
              <w:rFonts w:eastAsiaTheme="minorEastAsia"/>
              <w:noProof/>
              <w:lang w:eastAsia="nl-NL"/>
            </w:rPr>
          </w:pPr>
          <w:hyperlink w:anchor="_Toc24987649" w:history="1">
            <w:r w:rsidR="00637652" w:rsidRPr="005754EE">
              <w:rPr>
                <w:rStyle w:val="Hyperlink"/>
                <w:noProof/>
                <w14:scene3d>
                  <w14:camera w14:prst="orthographicFront"/>
                  <w14:lightRig w14:rig="threePt" w14:dir="t">
                    <w14:rot w14:lat="0" w14:lon="0" w14:rev="0"/>
                  </w14:lightRig>
                </w14:scene3d>
              </w:rPr>
              <w:t>2.</w:t>
            </w:r>
            <w:r w:rsidR="00637652">
              <w:rPr>
                <w:rFonts w:eastAsiaTheme="minorEastAsia"/>
                <w:noProof/>
                <w:lang w:eastAsia="nl-NL"/>
              </w:rPr>
              <w:tab/>
            </w:r>
            <w:r w:rsidR="00637652" w:rsidRPr="005754EE">
              <w:rPr>
                <w:rStyle w:val="Hyperlink"/>
                <w:noProof/>
              </w:rPr>
              <w:t>Analyse HIS-Referentiemodel en RadB ZIB</w:t>
            </w:r>
            <w:r w:rsidR="00637652">
              <w:rPr>
                <w:noProof/>
                <w:webHidden/>
              </w:rPr>
              <w:tab/>
            </w:r>
            <w:r w:rsidR="00637652">
              <w:rPr>
                <w:noProof/>
                <w:webHidden/>
              </w:rPr>
              <w:fldChar w:fldCharType="begin"/>
            </w:r>
            <w:r w:rsidR="00637652">
              <w:rPr>
                <w:noProof/>
                <w:webHidden/>
              </w:rPr>
              <w:instrText xml:space="preserve"> PAGEREF _Toc24987649 \h </w:instrText>
            </w:r>
            <w:r w:rsidR="00637652">
              <w:rPr>
                <w:noProof/>
                <w:webHidden/>
              </w:rPr>
            </w:r>
            <w:r w:rsidR="00637652">
              <w:rPr>
                <w:noProof/>
                <w:webHidden/>
              </w:rPr>
              <w:fldChar w:fldCharType="separate"/>
            </w:r>
            <w:r w:rsidR="00637652">
              <w:rPr>
                <w:noProof/>
                <w:webHidden/>
              </w:rPr>
              <w:t>5</w:t>
            </w:r>
            <w:r w:rsidR="00637652">
              <w:rPr>
                <w:noProof/>
                <w:webHidden/>
              </w:rPr>
              <w:fldChar w:fldCharType="end"/>
            </w:r>
          </w:hyperlink>
        </w:p>
        <w:p w14:paraId="184F1105" w14:textId="61B35D6D" w:rsidR="00637652" w:rsidRDefault="00BC706D">
          <w:pPr>
            <w:pStyle w:val="Inhopg2"/>
            <w:rPr>
              <w:rFonts w:eastAsiaTheme="minorEastAsia"/>
              <w:noProof/>
              <w:lang w:eastAsia="nl-NL"/>
            </w:rPr>
          </w:pPr>
          <w:hyperlink w:anchor="_Toc24987650" w:history="1">
            <w:r w:rsidR="00637652" w:rsidRPr="005754EE">
              <w:rPr>
                <w:rStyle w:val="Hyperlink"/>
                <w:noProof/>
              </w:rPr>
              <w:t>Toepassing</w:t>
            </w:r>
            <w:r w:rsidR="00637652">
              <w:rPr>
                <w:noProof/>
                <w:webHidden/>
              </w:rPr>
              <w:tab/>
            </w:r>
            <w:r w:rsidR="00637652">
              <w:rPr>
                <w:noProof/>
                <w:webHidden/>
              </w:rPr>
              <w:fldChar w:fldCharType="begin"/>
            </w:r>
            <w:r w:rsidR="00637652">
              <w:rPr>
                <w:noProof/>
                <w:webHidden/>
              </w:rPr>
              <w:instrText xml:space="preserve"> PAGEREF _Toc24987650 \h </w:instrText>
            </w:r>
            <w:r w:rsidR="00637652">
              <w:rPr>
                <w:noProof/>
                <w:webHidden/>
              </w:rPr>
            </w:r>
            <w:r w:rsidR="00637652">
              <w:rPr>
                <w:noProof/>
                <w:webHidden/>
              </w:rPr>
              <w:fldChar w:fldCharType="separate"/>
            </w:r>
            <w:r w:rsidR="00637652">
              <w:rPr>
                <w:noProof/>
                <w:webHidden/>
              </w:rPr>
              <w:t>5</w:t>
            </w:r>
            <w:r w:rsidR="00637652">
              <w:rPr>
                <w:noProof/>
                <w:webHidden/>
              </w:rPr>
              <w:fldChar w:fldCharType="end"/>
            </w:r>
          </w:hyperlink>
        </w:p>
        <w:p w14:paraId="2C4CA7B6" w14:textId="37DEAC99" w:rsidR="00637652" w:rsidRDefault="00BC706D">
          <w:pPr>
            <w:pStyle w:val="Inhopg2"/>
            <w:rPr>
              <w:rFonts w:eastAsiaTheme="minorEastAsia"/>
              <w:noProof/>
              <w:lang w:eastAsia="nl-NL"/>
            </w:rPr>
          </w:pPr>
          <w:hyperlink w:anchor="_Toc24987651" w:history="1">
            <w:r w:rsidR="00637652" w:rsidRPr="005754EE">
              <w:rPr>
                <w:rStyle w:val="Hyperlink"/>
                <w:noProof/>
              </w:rPr>
              <w:t>Het concept</w:t>
            </w:r>
            <w:r w:rsidR="00637652">
              <w:rPr>
                <w:noProof/>
                <w:webHidden/>
              </w:rPr>
              <w:tab/>
            </w:r>
            <w:r w:rsidR="00637652">
              <w:rPr>
                <w:noProof/>
                <w:webHidden/>
              </w:rPr>
              <w:fldChar w:fldCharType="begin"/>
            </w:r>
            <w:r w:rsidR="00637652">
              <w:rPr>
                <w:noProof/>
                <w:webHidden/>
              </w:rPr>
              <w:instrText xml:space="preserve"> PAGEREF _Toc24987651 \h </w:instrText>
            </w:r>
            <w:r w:rsidR="00637652">
              <w:rPr>
                <w:noProof/>
                <w:webHidden/>
              </w:rPr>
            </w:r>
            <w:r w:rsidR="00637652">
              <w:rPr>
                <w:noProof/>
                <w:webHidden/>
              </w:rPr>
              <w:fldChar w:fldCharType="separate"/>
            </w:r>
            <w:r w:rsidR="00637652">
              <w:rPr>
                <w:noProof/>
                <w:webHidden/>
              </w:rPr>
              <w:t>5</w:t>
            </w:r>
            <w:r w:rsidR="00637652">
              <w:rPr>
                <w:noProof/>
                <w:webHidden/>
              </w:rPr>
              <w:fldChar w:fldCharType="end"/>
            </w:r>
          </w:hyperlink>
        </w:p>
        <w:p w14:paraId="13CAC21E" w14:textId="4A790EA3" w:rsidR="00637652" w:rsidRDefault="00BC706D">
          <w:pPr>
            <w:pStyle w:val="Inhopg2"/>
            <w:rPr>
              <w:rFonts w:eastAsiaTheme="minorEastAsia"/>
              <w:noProof/>
              <w:lang w:eastAsia="nl-NL"/>
            </w:rPr>
          </w:pPr>
          <w:hyperlink w:anchor="_Toc24987652" w:history="1">
            <w:r w:rsidR="00637652" w:rsidRPr="005754EE">
              <w:rPr>
                <w:rStyle w:val="Hyperlink"/>
                <w:noProof/>
              </w:rPr>
              <w:t>Correspondentievormen</w:t>
            </w:r>
            <w:r w:rsidR="00637652">
              <w:rPr>
                <w:noProof/>
                <w:webHidden/>
              </w:rPr>
              <w:tab/>
            </w:r>
            <w:r w:rsidR="00637652">
              <w:rPr>
                <w:noProof/>
                <w:webHidden/>
              </w:rPr>
              <w:fldChar w:fldCharType="begin"/>
            </w:r>
            <w:r w:rsidR="00637652">
              <w:rPr>
                <w:noProof/>
                <w:webHidden/>
              </w:rPr>
              <w:instrText xml:space="preserve"> PAGEREF _Toc24987652 \h </w:instrText>
            </w:r>
            <w:r w:rsidR="00637652">
              <w:rPr>
                <w:noProof/>
                <w:webHidden/>
              </w:rPr>
            </w:r>
            <w:r w:rsidR="00637652">
              <w:rPr>
                <w:noProof/>
                <w:webHidden/>
              </w:rPr>
              <w:fldChar w:fldCharType="separate"/>
            </w:r>
            <w:r w:rsidR="00637652">
              <w:rPr>
                <w:noProof/>
                <w:webHidden/>
              </w:rPr>
              <w:t>6</w:t>
            </w:r>
            <w:r w:rsidR="00637652">
              <w:rPr>
                <w:noProof/>
                <w:webHidden/>
              </w:rPr>
              <w:fldChar w:fldCharType="end"/>
            </w:r>
          </w:hyperlink>
        </w:p>
        <w:p w14:paraId="6485B9EF" w14:textId="0BF835E9" w:rsidR="00637652" w:rsidRDefault="00BC706D">
          <w:pPr>
            <w:pStyle w:val="Inhopg2"/>
            <w:rPr>
              <w:rFonts w:eastAsiaTheme="minorEastAsia"/>
              <w:noProof/>
              <w:lang w:eastAsia="nl-NL"/>
            </w:rPr>
          </w:pPr>
          <w:hyperlink w:anchor="_Toc24987653" w:history="1">
            <w:r w:rsidR="00637652" w:rsidRPr="005754EE">
              <w:rPr>
                <w:rStyle w:val="Hyperlink"/>
                <w:noProof/>
              </w:rPr>
              <w:t>Samenvatting</w:t>
            </w:r>
            <w:r w:rsidR="00637652">
              <w:rPr>
                <w:noProof/>
                <w:webHidden/>
              </w:rPr>
              <w:tab/>
            </w:r>
            <w:r w:rsidR="00637652">
              <w:rPr>
                <w:noProof/>
                <w:webHidden/>
              </w:rPr>
              <w:fldChar w:fldCharType="begin"/>
            </w:r>
            <w:r w:rsidR="00637652">
              <w:rPr>
                <w:noProof/>
                <w:webHidden/>
              </w:rPr>
              <w:instrText xml:space="preserve"> PAGEREF _Toc24987653 \h </w:instrText>
            </w:r>
            <w:r w:rsidR="00637652">
              <w:rPr>
                <w:noProof/>
                <w:webHidden/>
              </w:rPr>
            </w:r>
            <w:r w:rsidR="00637652">
              <w:rPr>
                <w:noProof/>
                <w:webHidden/>
              </w:rPr>
              <w:fldChar w:fldCharType="separate"/>
            </w:r>
            <w:r w:rsidR="00637652">
              <w:rPr>
                <w:noProof/>
                <w:webHidden/>
              </w:rPr>
              <w:t>6</w:t>
            </w:r>
            <w:r w:rsidR="00637652">
              <w:rPr>
                <w:noProof/>
                <w:webHidden/>
              </w:rPr>
              <w:fldChar w:fldCharType="end"/>
            </w:r>
          </w:hyperlink>
        </w:p>
        <w:p w14:paraId="793AF923" w14:textId="06F704B2" w:rsidR="00637652" w:rsidRDefault="00BC706D">
          <w:pPr>
            <w:pStyle w:val="Inhopg2"/>
            <w:rPr>
              <w:rFonts w:eastAsiaTheme="minorEastAsia"/>
              <w:noProof/>
              <w:lang w:eastAsia="nl-NL"/>
            </w:rPr>
          </w:pPr>
          <w:hyperlink w:anchor="_Toc24987654" w:history="1">
            <w:r w:rsidR="00637652" w:rsidRPr="005754EE">
              <w:rPr>
                <w:rStyle w:val="Hyperlink"/>
                <w:noProof/>
              </w:rPr>
              <w:t>Analyse op detailniveau</w:t>
            </w:r>
            <w:r w:rsidR="00637652">
              <w:rPr>
                <w:noProof/>
                <w:webHidden/>
              </w:rPr>
              <w:tab/>
            </w:r>
            <w:r w:rsidR="00637652">
              <w:rPr>
                <w:noProof/>
                <w:webHidden/>
              </w:rPr>
              <w:fldChar w:fldCharType="begin"/>
            </w:r>
            <w:r w:rsidR="00637652">
              <w:rPr>
                <w:noProof/>
                <w:webHidden/>
              </w:rPr>
              <w:instrText xml:space="preserve"> PAGEREF _Toc24987654 \h </w:instrText>
            </w:r>
            <w:r w:rsidR="00637652">
              <w:rPr>
                <w:noProof/>
                <w:webHidden/>
              </w:rPr>
            </w:r>
            <w:r w:rsidR="00637652">
              <w:rPr>
                <w:noProof/>
                <w:webHidden/>
              </w:rPr>
              <w:fldChar w:fldCharType="separate"/>
            </w:r>
            <w:r w:rsidR="00637652">
              <w:rPr>
                <w:noProof/>
                <w:webHidden/>
              </w:rPr>
              <w:t>7</w:t>
            </w:r>
            <w:r w:rsidR="00637652">
              <w:rPr>
                <w:noProof/>
                <w:webHidden/>
              </w:rPr>
              <w:fldChar w:fldCharType="end"/>
            </w:r>
          </w:hyperlink>
        </w:p>
        <w:p w14:paraId="6674A275" w14:textId="29A7C381" w:rsidR="00637652" w:rsidRDefault="00BC706D">
          <w:pPr>
            <w:pStyle w:val="Inhopg1"/>
            <w:rPr>
              <w:rFonts w:eastAsiaTheme="minorEastAsia"/>
              <w:noProof/>
              <w:lang w:eastAsia="nl-NL"/>
            </w:rPr>
          </w:pPr>
          <w:hyperlink w:anchor="_Toc24987655" w:history="1">
            <w:r w:rsidR="00637652" w:rsidRPr="005754EE">
              <w:rPr>
                <w:rStyle w:val="Hyperlink"/>
                <w:noProof/>
                <w14:scene3d>
                  <w14:camera w14:prst="orthographicFront"/>
                  <w14:lightRig w14:rig="threePt" w14:dir="t">
                    <w14:rot w14:lat="0" w14:lon="0" w14:rev="0"/>
                  </w14:lightRig>
                </w14:scene3d>
              </w:rPr>
              <w:t>3.</w:t>
            </w:r>
            <w:r w:rsidR="00637652">
              <w:rPr>
                <w:rFonts w:eastAsiaTheme="minorEastAsia"/>
                <w:noProof/>
                <w:lang w:eastAsia="nl-NL"/>
              </w:rPr>
              <w:tab/>
            </w:r>
            <w:r w:rsidR="00637652" w:rsidRPr="005754EE">
              <w:rPr>
                <w:rStyle w:val="Hyperlink"/>
                <w:noProof/>
              </w:rPr>
              <w:t>Bouwsteen Correspondentie-item</w:t>
            </w:r>
            <w:r w:rsidR="00637652">
              <w:rPr>
                <w:noProof/>
                <w:webHidden/>
              </w:rPr>
              <w:tab/>
            </w:r>
            <w:r w:rsidR="00637652">
              <w:rPr>
                <w:noProof/>
                <w:webHidden/>
              </w:rPr>
              <w:fldChar w:fldCharType="begin"/>
            </w:r>
            <w:r w:rsidR="00637652">
              <w:rPr>
                <w:noProof/>
                <w:webHidden/>
              </w:rPr>
              <w:instrText xml:space="preserve"> PAGEREF _Toc24987655 \h </w:instrText>
            </w:r>
            <w:r w:rsidR="00637652">
              <w:rPr>
                <w:noProof/>
                <w:webHidden/>
              </w:rPr>
            </w:r>
            <w:r w:rsidR="00637652">
              <w:rPr>
                <w:noProof/>
                <w:webHidden/>
              </w:rPr>
              <w:fldChar w:fldCharType="separate"/>
            </w:r>
            <w:r w:rsidR="00637652">
              <w:rPr>
                <w:noProof/>
                <w:webHidden/>
              </w:rPr>
              <w:t>11</w:t>
            </w:r>
            <w:r w:rsidR="00637652">
              <w:rPr>
                <w:noProof/>
                <w:webHidden/>
              </w:rPr>
              <w:fldChar w:fldCharType="end"/>
            </w:r>
          </w:hyperlink>
        </w:p>
        <w:p w14:paraId="23894E54" w14:textId="0F32CADD" w:rsidR="00637652" w:rsidRDefault="00BC706D">
          <w:pPr>
            <w:pStyle w:val="Inhopg2"/>
            <w:rPr>
              <w:rFonts w:eastAsiaTheme="minorEastAsia"/>
              <w:noProof/>
              <w:lang w:eastAsia="nl-NL"/>
            </w:rPr>
          </w:pPr>
          <w:hyperlink w:anchor="_Toc24987656" w:history="1">
            <w:r w:rsidR="00637652" w:rsidRPr="005754EE">
              <w:rPr>
                <w:rStyle w:val="Hyperlink"/>
                <w:noProof/>
              </w:rPr>
              <w:t>Generiek Model</w:t>
            </w:r>
            <w:r w:rsidR="00637652">
              <w:rPr>
                <w:noProof/>
                <w:webHidden/>
              </w:rPr>
              <w:tab/>
            </w:r>
            <w:r w:rsidR="00637652">
              <w:rPr>
                <w:noProof/>
                <w:webHidden/>
              </w:rPr>
              <w:fldChar w:fldCharType="begin"/>
            </w:r>
            <w:r w:rsidR="00637652">
              <w:rPr>
                <w:noProof/>
                <w:webHidden/>
              </w:rPr>
              <w:instrText xml:space="preserve"> PAGEREF _Toc24987656 \h </w:instrText>
            </w:r>
            <w:r w:rsidR="00637652">
              <w:rPr>
                <w:noProof/>
                <w:webHidden/>
              </w:rPr>
            </w:r>
            <w:r w:rsidR="00637652">
              <w:rPr>
                <w:noProof/>
                <w:webHidden/>
              </w:rPr>
              <w:fldChar w:fldCharType="separate"/>
            </w:r>
            <w:r w:rsidR="00637652">
              <w:rPr>
                <w:noProof/>
                <w:webHidden/>
              </w:rPr>
              <w:t>11</w:t>
            </w:r>
            <w:r w:rsidR="00637652">
              <w:rPr>
                <w:noProof/>
                <w:webHidden/>
              </w:rPr>
              <w:fldChar w:fldCharType="end"/>
            </w:r>
          </w:hyperlink>
        </w:p>
        <w:p w14:paraId="658EAE9A" w14:textId="353E0E9E" w:rsidR="00637652" w:rsidRDefault="00BC706D">
          <w:pPr>
            <w:pStyle w:val="Inhopg2"/>
            <w:rPr>
              <w:rFonts w:eastAsiaTheme="minorEastAsia"/>
              <w:noProof/>
              <w:lang w:eastAsia="nl-NL"/>
            </w:rPr>
          </w:pPr>
          <w:hyperlink w:anchor="_Toc24987657" w:history="1">
            <w:r w:rsidR="00637652" w:rsidRPr="005754EE">
              <w:rPr>
                <w:rStyle w:val="Hyperlink"/>
                <w:noProof/>
              </w:rPr>
              <w:t>Elementen</w:t>
            </w:r>
            <w:r w:rsidR="00637652">
              <w:rPr>
                <w:noProof/>
                <w:webHidden/>
              </w:rPr>
              <w:tab/>
            </w:r>
            <w:r w:rsidR="00637652">
              <w:rPr>
                <w:noProof/>
                <w:webHidden/>
              </w:rPr>
              <w:fldChar w:fldCharType="begin"/>
            </w:r>
            <w:r w:rsidR="00637652">
              <w:rPr>
                <w:noProof/>
                <w:webHidden/>
              </w:rPr>
              <w:instrText xml:space="preserve"> PAGEREF _Toc24987657 \h </w:instrText>
            </w:r>
            <w:r w:rsidR="00637652">
              <w:rPr>
                <w:noProof/>
                <w:webHidden/>
              </w:rPr>
            </w:r>
            <w:r w:rsidR="00637652">
              <w:rPr>
                <w:noProof/>
                <w:webHidden/>
              </w:rPr>
              <w:fldChar w:fldCharType="separate"/>
            </w:r>
            <w:r w:rsidR="00637652">
              <w:rPr>
                <w:noProof/>
                <w:webHidden/>
              </w:rPr>
              <w:t>12</w:t>
            </w:r>
            <w:r w:rsidR="00637652">
              <w:rPr>
                <w:noProof/>
                <w:webHidden/>
              </w:rPr>
              <w:fldChar w:fldCharType="end"/>
            </w:r>
          </w:hyperlink>
        </w:p>
        <w:p w14:paraId="2DCD2BBA" w14:textId="70E5DE8C" w:rsidR="00637652" w:rsidRDefault="00BC706D">
          <w:pPr>
            <w:pStyle w:val="Inhopg1"/>
            <w:rPr>
              <w:rFonts w:eastAsiaTheme="minorEastAsia"/>
              <w:noProof/>
              <w:lang w:eastAsia="nl-NL"/>
            </w:rPr>
          </w:pPr>
          <w:hyperlink w:anchor="_Toc24987658" w:history="1">
            <w:r w:rsidR="00637652" w:rsidRPr="005754EE">
              <w:rPr>
                <w:rStyle w:val="Hyperlink"/>
                <w:noProof/>
                <w:highlight w:val="lightGray"/>
                <w14:scene3d>
                  <w14:camera w14:prst="orthographicFront"/>
                  <w14:lightRig w14:rig="threePt" w14:dir="t">
                    <w14:rot w14:lat="0" w14:lon="0" w14:rev="0"/>
                  </w14:lightRig>
                </w14:scene3d>
              </w:rPr>
              <w:t>4.</w:t>
            </w:r>
            <w:r w:rsidR="00637652">
              <w:rPr>
                <w:rFonts w:eastAsiaTheme="minorEastAsia"/>
                <w:noProof/>
                <w:lang w:eastAsia="nl-NL"/>
              </w:rPr>
              <w:tab/>
            </w:r>
            <w:r w:rsidR="00637652" w:rsidRPr="005754EE">
              <w:rPr>
                <w:rStyle w:val="Hyperlink"/>
                <w:noProof/>
                <w:highlight w:val="lightGray"/>
              </w:rPr>
              <w:t>Voorstel opname in ZIB-Bibliotheek</w:t>
            </w:r>
            <w:r w:rsidR="00637652">
              <w:rPr>
                <w:noProof/>
                <w:webHidden/>
              </w:rPr>
              <w:tab/>
            </w:r>
            <w:r w:rsidR="00637652">
              <w:rPr>
                <w:noProof/>
                <w:webHidden/>
              </w:rPr>
              <w:fldChar w:fldCharType="begin"/>
            </w:r>
            <w:r w:rsidR="00637652">
              <w:rPr>
                <w:noProof/>
                <w:webHidden/>
              </w:rPr>
              <w:instrText xml:space="preserve"> PAGEREF _Toc24987658 \h </w:instrText>
            </w:r>
            <w:r w:rsidR="00637652">
              <w:rPr>
                <w:noProof/>
                <w:webHidden/>
              </w:rPr>
            </w:r>
            <w:r w:rsidR="00637652">
              <w:rPr>
                <w:noProof/>
                <w:webHidden/>
              </w:rPr>
              <w:fldChar w:fldCharType="separate"/>
            </w:r>
            <w:r w:rsidR="00637652">
              <w:rPr>
                <w:noProof/>
                <w:webHidden/>
              </w:rPr>
              <w:t>15</w:t>
            </w:r>
            <w:r w:rsidR="00637652">
              <w:rPr>
                <w:noProof/>
                <w:webHidden/>
              </w:rPr>
              <w:fldChar w:fldCharType="end"/>
            </w:r>
          </w:hyperlink>
        </w:p>
        <w:p w14:paraId="4A7BD140" w14:textId="25B3568E" w:rsidR="009E7A81" w:rsidRDefault="009E7A81">
          <w:r>
            <w:fldChar w:fldCharType="end"/>
          </w:r>
        </w:p>
      </w:sdtContent>
    </w:sdt>
    <w:p w14:paraId="0B17606A" w14:textId="77777777" w:rsidR="005D7022" w:rsidRDefault="00F0589E">
      <w:pPr>
        <w:pStyle w:val="Kop1"/>
        <w:numPr>
          <w:ilvl w:val="0"/>
          <w:numId w:val="47"/>
        </w:numPr>
        <w:pPrChange w:id="8" w:author="Richard Westerhof" w:date="2019-12-12T13:42:00Z">
          <w:pPr>
            <w:pStyle w:val="Kop1"/>
          </w:pPr>
        </w:pPrChange>
      </w:pPr>
      <w:r>
        <w:br w:type="page"/>
      </w:r>
      <w:bookmarkStart w:id="9" w:name="_Toc24987645"/>
      <w:r w:rsidR="4294B42B">
        <w:t>Inleiding</w:t>
      </w:r>
      <w:bookmarkEnd w:id="9"/>
    </w:p>
    <w:p w14:paraId="1FA8FCA3" w14:textId="4CF6EFAE" w:rsidR="000C4D1B" w:rsidRDefault="000C4D1B" w:rsidP="000C4D1B">
      <w:r>
        <w:t xml:space="preserve">Dit document is één van de uitkomsten van het </w:t>
      </w:r>
      <w:r w:rsidRPr="00090478">
        <w:t>project ‘</w:t>
      </w:r>
      <w:r>
        <w:t>Z</w:t>
      </w:r>
      <w:r w:rsidRPr="00090478">
        <w:t>orginformatiebouwstenen voor nieuwe generatie informatiestandaarden huisartsoverdrachten’</w:t>
      </w:r>
      <w:r>
        <w:t xml:space="preserve">. Het project is beschreven in </w:t>
      </w:r>
      <w:del w:id="10" w:author="Richard Westerhof" w:date="2019-12-12T13:40:00Z">
        <w:r w:rsidDel="00FC480B">
          <w:delText xml:space="preserve">… </w:delText>
        </w:r>
      </w:del>
      <w:r>
        <w:t>(bron</w:t>
      </w:r>
      <w:del w:id="11" w:author="Richard Westerhof" w:date="2019-12-12T13:40:00Z">
        <w:r w:rsidDel="00FC480B">
          <w:delText xml:space="preserve"> noemen</w:delText>
        </w:r>
      </w:del>
      <w:r>
        <w:t xml:space="preserve">). Dat document beschrijft het kader en het doel van dit (en andere) documenten. </w:t>
      </w:r>
      <w:r w:rsidRPr="00090478">
        <w:t xml:space="preserve">Dit document behandelt </w:t>
      </w:r>
      <w:r>
        <w:t xml:space="preserve">de </w:t>
      </w:r>
      <w:r w:rsidRPr="00090478">
        <w:t xml:space="preserve"> </w:t>
      </w:r>
      <w:r>
        <w:t>ZIB:</w:t>
      </w:r>
      <w:r w:rsidRPr="00090478">
        <w:t xml:space="preserve"> </w:t>
      </w:r>
      <w:ins w:id="12" w:author="Yvonne Pijnacker Hordijk" w:date="2019-12-05T14:36:00Z">
        <w:r w:rsidR="002D1A92">
          <w:t>‘</w:t>
        </w:r>
      </w:ins>
      <w:del w:id="13" w:author="Yvonne Pijnacker Hordijk" w:date="2019-12-05T14:36:00Z">
        <w:r w:rsidRPr="00090478" w:rsidDel="002D1A92">
          <w:delText>'Correspondentie</w:delText>
        </w:r>
      </w:del>
      <w:ins w:id="14" w:author="Yvonne Pijnacker Hordijk" w:date="2019-12-05T14:36:00Z">
        <w:r w:rsidR="002D1A92">
          <w:t>Brief’</w:t>
        </w:r>
      </w:ins>
      <w:del w:id="15" w:author="Yvonne Pijnacker Hordijk" w:date="2019-12-05T14:36:00Z">
        <w:r w:rsidDel="002D1A92">
          <w:delText>-item</w:delText>
        </w:r>
      </w:del>
      <w:ins w:id="16" w:author="Yvonne Pijnacker Hordijk" w:date="2019-12-05T14:36:00Z">
        <w:r w:rsidR="002D1A92">
          <w:t xml:space="preserve"> en de ZIB ‘Document’</w:t>
        </w:r>
      </w:ins>
      <w:del w:id="17" w:author="Yvonne Pijnacker Hordijk" w:date="2019-12-05T14:36:00Z">
        <w:r w:rsidRPr="00090478" w:rsidDel="002D1A92">
          <w:delText>'</w:delText>
        </w:r>
      </w:del>
      <w:r w:rsidRPr="67CBEFC7">
        <w:t>.</w:t>
      </w:r>
    </w:p>
    <w:p w14:paraId="0D2AA0A8" w14:textId="77777777" w:rsidR="00FE6363" w:rsidRDefault="00FE6363" w:rsidP="00FE6363">
      <w:pPr>
        <w:pStyle w:val="Kop2"/>
      </w:pPr>
      <w:bookmarkStart w:id="18" w:name="_Toc531878766"/>
      <w:bookmarkStart w:id="19" w:name="_Toc22824120"/>
      <w:bookmarkStart w:id="20" w:name="_Toc24987646"/>
      <w:r>
        <w:t>Begrippen</w:t>
      </w:r>
      <w:bookmarkEnd w:id="18"/>
      <w:bookmarkEnd w:id="19"/>
      <w:bookmarkEnd w:id="20"/>
    </w:p>
    <w:p w14:paraId="376212F1" w14:textId="77777777" w:rsidR="00FE6363" w:rsidRPr="008A6DAD" w:rsidRDefault="00FE6363" w:rsidP="00FE6363">
      <w:r>
        <w:t xml:space="preserve">De volgende begrippen worden op de volgende wijze gebruikt in dit document: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373"/>
      </w:tblGrid>
      <w:tr w:rsidR="00FE6363" w14:paraId="29F7E005" w14:textId="77777777" w:rsidTr="007A13E7">
        <w:trPr>
          <w:trHeight w:val="1774"/>
        </w:trPr>
        <w:tc>
          <w:tcPr>
            <w:tcW w:w="2689" w:type="dxa"/>
          </w:tcPr>
          <w:p w14:paraId="487D6D16" w14:textId="77777777" w:rsidR="00FE6363" w:rsidRDefault="00FE6363" w:rsidP="007A13E7">
            <w:r>
              <w:t>HIS-Referentiemodel Klasse</w:t>
            </w:r>
          </w:p>
        </w:tc>
        <w:tc>
          <w:tcPr>
            <w:tcW w:w="6373" w:type="dxa"/>
          </w:tcPr>
          <w:p w14:paraId="0ECEAE0D" w14:textId="77777777" w:rsidR="00FE6363" w:rsidRDefault="00FE6363" w:rsidP="007A13E7">
            <w:r>
              <w:t xml:space="preserve">De beschrijving van een zorginhoudelijk concept zoals beschreven in het HIS-Referentiemodel door het Nederlands Huisartsen Genootschap (NHG). </w:t>
            </w:r>
            <w:r>
              <w:br/>
              <w:t xml:space="preserve">HIS-Referentiemodel klassen zijn te vinden in het HIS-Referentiemodel. (een beknopte versie is te vinden op </w:t>
            </w:r>
            <w:hyperlink r:id="rId15" w:history="1">
              <w:r w:rsidRPr="002478D6">
                <w:rPr>
                  <w:rStyle w:val="Hyperlink"/>
                </w:rPr>
                <w:t>https://referentiemodel.nhg.org</w:t>
              </w:r>
            </w:hyperlink>
            <w:r>
              <w:t>. Voor de volledige inzage is een licentie benodigd).</w:t>
            </w:r>
          </w:p>
        </w:tc>
      </w:tr>
      <w:tr w:rsidR="00FE6363" w14:paraId="56495AF0" w14:textId="77777777" w:rsidTr="007A13E7">
        <w:trPr>
          <w:trHeight w:val="991"/>
        </w:trPr>
        <w:tc>
          <w:tcPr>
            <w:tcW w:w="2689" w:type="dxa"/>
          </w:tcPr>
          <w:p w14:paraId="2559FB9B" w14:textId="77777777" w:rsidR="00FE6363" w:rsidRDefault="00FE6363" w:rsidP="007A13E7">
            <w:proofErr w:type="spellStart"/>
            <w:r>
              <w:t>RadB</w:t>
            </w:r>
            <w:proofErr w:type="spellEnd"/>
            <w:r>
              <w:t xml:space="preserve"> ZIB</w:t>
            </w:r>
          </w:p>
        </w:tc>
        <w:tc>
          <w:tcPr>
            <w:tcW w:w="6373" w:type="dxa"/>
          </w:tcPr>
          <w:p w14:paraId="08163058" w14:textId="77777777" w:rsidR="00FE6363" w:rsidRDefault="00FE6363" w:rsidP="007A13E7">
            <w:r>
              <w:t>De beschrijving van een zorginhoudelijk concept zoals beschreven door Registratie aan de bron (</w:t>
            </w:r>
            <w:proofErr w:type="spellStart"/>
            <w:r>
              <w:t>RadB</w:t>
            </w:r>
            <w:proofErr w:type="spellEnd"/>
            <w:r>
              <w:t>)</w:t>
            </w:r>
            <w:r>
              <w:br/>
              <w:t xml:space="preserve">Dit zijn de zibs beschreven op </w:t>
            </w:r>
            <w:hyperlink r:id="rId16" w:history="1">
              <w:r w:rsidRPr="001945CC">
                <w:rPr>
                  <w:rStyle w:val="Hyperlink"/>
                </w:rPr>
                <w:t>zibs.nl</w:t>
              </w:r>
            </w:hyperlink>
          </w:p>
        </w:tc>
      </w:tr>
      <w:tr w:rsidR="00FE6363" w14:paraId="00D86DAC" w14:textId="77777777" w:rsidTr="007A13E7">
        <w:trPr>
          <w:trHeight w:val="1144"/>
        </w:trPr>
        <w:tc>
          <w:tcPr>
            <w:tcW w:w="2689" w:type="dxa"/>
          </w:tcPr>
          <w:p w14:paraId="57328127" w14:textId="77777777" w:rsidR="00FE6363" w:rsidRDefault="00FE6363" w:rsidP="007A13E7">
            <w:r>
              <w:t>HA-ZIB</w:t>
            </w:r>
          </w:p>
        </w:tc>
        <w:tc>
          <w:tcPr>
            <w:tcW w:w="6373" w:type="dxa"/>
          </w:tcPr>
          <w:p w14:paraId="47919873" w14:textId="77777777" w:rsidR="00FE6363" w:rsidRDefault="00FE6363" w:rsidP="007A13E7">
            <w:r>
              <w:t xml:space="preserve">De beschrijving van een zorginhoudelijk concept die gebruikt kan worden voor informatiestandaarden in de huisartsenzorg. </w:t>
            </w:r>
          </w:p>
          <w:p w14:paraId="3792411B" w14:textId="77777777" w:rsidR="00FE6363" w:rsidRDefault="00FE6363" w:rsidP="007A13E7">
            <w:r>
              <w:t xml:space="preserve">Een HA-ZIB is het resultaat van het project in welk kader dit document tot stand is gekomen. </w:t>
            </w:r>
          </w:p>
        </w:tc>
      </w:tr>
      <w:tr w:rsidR="00FE6363" w14:paraId="5BD3CB91" w14:textId="77777777" w:rsidTr="007A13E7">
        <w:tc>
          <w:tcPr>
            <w:tcW w:w="2689" w:type="dxa"/>
          </w:tcPr>
          <w:p w14:paraId="09F41031" w14:textId="77777777" w:rsidR="00FE6363" w:rsidRDefault="00FE6363" w:rsidP="007A13E7">
            <w:proofErr w:type="spellStart"/>
            <w:r>
              <w:t>Zorgbrede</w:t>
            </w:r>
            <w:proofErr w:type="spellEnd"/>
            <w:r>
              <w:t xml:space="preserve"> ZIB</w:t>
            </w:r>
          </w:p>
        </w:tc>
        <w:tc>
          <w:tcPr>
            <w:tcW w:w="6373" w:type="dxa"/>
          </w:tcPr>
          <w:p w14:paraId="731DDDD3" w14:textId="77777777" w:rsidR="00FE6363" w:rsidRDefault="00FE6363" w:rsidP="007A13E7">
            <w:r>
              <w:t xml:space="preserve">De beschrijving van een zorginhoudelijk concept waarover consensus is in de eerste en tweede lijn. </w:t>
            </w:r>
          </w:p>
        </w:tc>
      </w:tr>
    </w:tbl>
    <w:p w14:paraId="67356F16" w14:textId="77777777" w:rsidR="00FE6363" w:rsidRPr="00415C07" w:rsidRDefault="00FE6363" w:rsidP="00FE6363"/>
    <w:p w14:paraId="07F39109" w14:textId="77777777" w:rsidR="00FE6363" w:rsidRDefault="00FE6363" w:rsidP="00FE6363">
      <w:pPr>
        <w:pStyle w:val="Kop2"/>
      </w:pPr>
      <w:bookmarkStart w:id="21" w:name="_Toc22824122"/>
      <w:bookmarkStart w:id="22" w:name="_Toc24987647"/>
      <w:r>
        <w:t>Werkwijze</w:t>
      </w:r>
      <w:bookmarkEnd w:id="21"/>
      <w:bookmarkEnd w:id="22"/>
    </w:p>
    <w:p w14:paraId="260FCB48" w14:textId="77777777" w:rsidR="00FE6363" w:rsidRDefault="00FE6363" w:rsidP="00FE6363">
      <w:r>
        <w:t xml:space="preserve"> </w:t>
      </w:r>
      <w:r>
        <w:rPr>
          <w:noProof/>
        </w:rPr>
        <w:drawing>
          <wp:inline distT="0" distB="0" distL="0" distR="0" wp14:anchorId="2C86C92E" wp14:editId="49E0B35D">
            <wp:extent cx="4422155" cy="895350"/>
            <wp:effectExtent l="0" t="0" r="0" b="0"/>
            <wp:docPr id="1170344511" name="Afbeelding 117034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22155" cy="895350"/>
                    </a:xfrm>
                    <a:prstGeom prst="rect">
                      <a:avLst/>
                    </a:prstGeom>
                  </pic:spPr>
                </pic:pic>
              </a:graphicData>
            </a:graphic>
          </wp:inline>
        </w:drawing>
      </w:r>
    </w:p>
    <w:p w14:paraId="46F647CC" w14:textId="77777777" w:rsidR="00FE6363" w:rsidRDefault="00FE6363" w:rsidP="00FE6363">
      <w:pPr>
        <w:pStyle w:val="Lijstalinea"/>
        <w:numPr>
          <w:ilvl w:val="0"/>
          <w:numId w:val="35"/>
        </w:numPr>
      </w:pPr>
      <w:r>
        <w:t>Stap 1, bronnen verzamelen. Naast het HIS-Referentiemodel en zibs.nl worden andere relevante bronnen verzameld. Deze bronnen zijn opgesomd in de inleiding.</w:t>
      </w:r>
    </w:p>
    <w:p w14:paraId="712D3140" w14:textId="77777777" w:rsidR="00FE6363" w:rsidRDefault="00FE6363" w:rsidP="00FE6363">
      <w:pPr>
        <w:pStyle w:val="Lijstalinea"/>
        <w:numPr>
          <w:ilvl w:val="0"/>
          <w:numId w:val="35"/>
        </w:numPr>
      </w:pPr>
      <w:r>
        <w:t xml:space="preserve">Stap 2, de verschillen tussen de bronnen worden beschreven en bediscussieerd, er wordt een keuze gemaakt en zo mogelijk de impact beschreven op de </w:t>
      </w:r>
      <w:proofErr w:type="spellStart"/>
      <w:r>
        <w:t>RadB</w:t>
      </w:r>
      <w:proofErr w:type="spellEnd"/>
      <w:r>
        <w:t xml:space="preserve"> ZIB in de vorm van een wijzigingsvoorstel. Hoofdstuk 2 is het resultaat van deze stap</w:t>
      </w:r>
    </w:p>
    <w:p w14:paraId="6DC763C7" w14:textId="77777777" w:rsidR="00FE6363" w:rsidRDefault="00FE6363" w:rsidP="00FE6363">
      <w:pPr>
        <w:pStyle w:val="Lijstalinea"/>
        <w:numPr>
          <w:ilvl w:val="0"/>
          <w:numId w:val="35"/>
        </w:numPr>
      </w:pPr>
      <w:r>
        <w:t>Stap 3, De HA-ZIB wordt beschreven. Hoofdstuk 3 schetst de HA-ZIB.</w:t>
      </w:r>
    </w:p>
    <w:p w14:paraId="12A416C1" w14:textId="7034904D" w:rsidR="00FE6363" w:rsidRDefault="00FE6363" w:rsidP="00FE6363"/>
    <w:p w14:paraId="3C09B3B2" w14:textId="77777777" w:rsidR="00FE6363" w:rsidRDefault="00FE6363" w:rsidP="00FE6363">
      <w:pPr>
        <w:pStyle w:val="Kop2"/>
      </w:pPr>
      <w:bookmarkStart w:id="23" w:name="_Toc516747659"/>
      <w:bookmarkStart w:id="24" w:name="_Toc22824124"/>
      <w:bookmarkStart w:id="25" w:name="_Toc24987648"/>
      <w:r>
        <w:t>Werkgroep</w:t>
      </w:r>
      <w:bookmarkEnd w:id="23"/>
      <w:bookmarkEnd w:id="24"/>
      <w:bookmarkEnd w:id="25"/>
    </w:p>
    <w:p w14:paraId="5B3F7560" w14:textId="77777777" w:rsidR="00FE6363" w:rsidRDefault="00FE6363" w:rsidP="00FE6363">
      <w:r>
        <w:t xml:space="preserve">Gedurende het project hebben de volgende personen aan dit document gewerkt (meest recent bovenaan). </w:t>
      </w:r>
    </w:p>
    <w:p w14:paraId="50EE9A88" w14:textId="7AB21B5F" w:rsidR="005A2478" w:rsidRDefault="005A2478" w:rsidP="007D5FAF">
      <w:pPr>
        <w:pStyle w:val="Lijstalinea"/>
        <w:numPr>
          <w:ilvl w:val="0"/>
          <w:numId w:val="27"/>
        </w:numPr>
      </w:pPr>
      <w:r>
        <w:t xml:space="preserve">Yvonne </w:t>
      </w:r>
      <w:r w:rsidR="000609DD">
        <w:t>Pijnacker (VZVZ), penvoerder</w:t>
      </w:r>
    </w:p>
    <w:p w14:paraId="1DAEBDE0" w14:textId="7D737223" w:rsidR="005A2478" w:rsidRDefault="005A2478" w:rsidP="007D5FAF">
      <w:pPr>
        <w:pStyle w:val="Lijstalinea"/>
        <w:numPr>
          <w:ilvl w:val="0"/>
          <w:numId w:val="27"/>
        </w:numPr>
      </w:pPr>
      <w:r>
        <w:t>M . Kuilboer (VZVZ), penvoerder</w:t>
      </w:r>
    </w:p>
    <w:p w14:paraId="2559742C" w14:textId="77777777" w:rsidR="000609DD" w:rsidRDefault="000609DD" w:rsidP="000609DD">
      <w:pPr>
        <w:pStyle w:val="Lijstalinea"/>
        <w:numPr>
          <w:ilvl w:val="0"/>
          <w:numId w:val="27"/>
        </w:numPr>
      </w:pPr>
      <w:r>
        <w:t>R. Westerhof (NHG)</w:t>
      </w:r>
    </w:p>
    <w:p w14:paraId="75B39441" w14:textId="3D300B8A" w:rsidR="007D5FAF" w:rsidRDefault="007D5FAF" w:rsidP="007D5FAF">
      <w:pPr>
        <w:pStyle w:val="Lijstalinea"/>
        <w:numPr>
          <w:ilvl w:val="0"/>
          <w:numId w:val="27"/>
        </w:numPr>
      </w:pPr>
      <w:r>
        <w:t>S. van Gelder (NICTIZ)</w:t>
      </w:r>
      <w:r w:rsidR="005A2478">
        <w:t>, penvoerder</w:t>
      </w:r>
    </w:p>
    <w:p w14:paraId="4A6C2835" w14:textId="77777777" w:rsidR="000609DD" w:rsidRDefault="000609DD" w:rsidP="000609DD">
      <w:pPr>
        <w:pStyle w:val="Lijstalinea"/>
        <w:numPr>
          <w:ilvl w:val="0"/>
          <w:numId w:val="27"/>
        </w:numPr>
      </w:pPr>
      <w:r>
        <w:t>H. van der Linden (</w:t>
      </w:r>
      <w:proofErr w:type="spellStart"/>
      <w:r>
        <w:t>Omnihis</w:t>
      </w:r>
      <w:proofErr w:type="spellEnd"/>
      <w:r>
        <w:t>)</w:t>
      </w:r>
    </w:p>
    <w:p w14:paraId="054B7B73" w14:textId="77777777" w:rsidR="007D5FAF" w:rsidRDefault="007D5FAF" w:rsidP="007D5FAF">
      <w:pPr>
        <w:pStyle w:val="Lijstalinea"/>
        <w:numPr>
          <w:ilvl w:val="0"/>
          <w:numId w:val="27"/>
        </w:numPr>
      </w:pPr>
      <w:r>
        <w:t>R. Uitslager (VZVZ)</w:t>
      </w:r>
    </w:p>
    <w:p w14:paraId="62057F5E" w14:textId="77777777" w:rsidR="007D5FAF" w:rsidRPr="00804F21" w:rsidRDefault="007D5FAF" w:rsidP="007D5FAF">
      <w:pPr>
        <w:pStyle w:val="Kop3"/>
      </w:pPr>
      <w:r>
        <w:t>Bronnen</w:t>
      </w:r>
    </w:p>
    <w:p w14:paraId="07F41730" w14:textId="58D16532" w:rsidR="007D5FAF" w:rsidRPr="009100FF" w:rsidRDefault="00407091" w:rsidP="007D5FAF">
      <w:r>
        <w:t xml:space="preserve">Eén </w:t>
      </w:r>
      <w:r w:rsidR="007D5FAF">
        <w:t xml:space="preserve">bron </w:t>
      </w:r>
      <w:r>
        <w:t xml:space="preserve">is </w:t>
      </w:r>
      <w:r w:rsidR="007D5FAF">
        <w:t xml:space="preserve">richtinggevend geweest voor dit document: </w:t>
      </w:r>
    </w:p>
    <w:p w14:paraId="3A2A3E57" w14:textId="77777777" w:rsidR="007D5FAF" w:rsidRDefault="007D5FAF" w:rsidP="007D5FAF">
      <w:pPr>
        <w:pStyle w:val="Lijstalinea"/>
        <w:numPr>
          <w:ilvl w:val="0"/>
          <w:numId w:val="10"/>
        </w:numPr>
      </w:pPr>
      <w:r>
        <w:t xml:space="preserve">HIS-Referentiemodel: </w:t>
      </w:r>
      <w:hyperlink r:id="rId18" w:history="1">
        <w:r w:rsidRPr="00C07DCE">
          <w:rPr>
            <w:rStyle w:val="Hyperlink"/>
          </w:rPr>
          <w:t>Inkomende brief</w:t>
        </w:r>
      </w:hyperlink>
      <w:r>
        <w:t xml:space="preserve">, </w:t>
      </w:r>
      <w:hyperlink r:id="rId19" w:history="1">
        <w:r w:rsidRPr="00C07DCE">
          <w:rPr>
            <w:rStyle w:val="Hyperlink"/>
          </w:rPr>
          <w:t>uitgaande brief</w:t>
        </w:r>
      </w:hyperlink>
    </w:p>
    <w:p w14:paraId="749B175E" w14:textId="27E7459A" w:rsidR="00927294" w:rsidRDefault="00927294">
      <w:pPr>
        <w:rPr>
          <w:rFonts w:asciiTheme="majorHAnsi" w:eastAsiaTheme="majorEastAsia" w:hAnsiTheme="majorHAnsi" w:cstheme="majorBidi"/>
          <w:color w:val="2E74B5" w:themeColor="accent1" w:themeShade="BF"/>
          <w:sz w:val="32"/>
          <w:szCs w:val="32"/>
        </w:rPr>
      </w:pPr>
      <w:bookmarkStart w:id="26" w:name="_Toc532467025"/>
      <w:r>
        <w:br w:type="page"/>
      </w:r>
    </w:p>
    <w:p w14:paraId="791F5770" w14:textId="67B70DD8" w:rsidR="003E4311" w:rsidRPr="00FC480B" w:rsidRDefault="003E4311">
      <w:pPr>
        <w:pStyle w:val="Kop1"/>
        <w:numPr>
          <w:ilvl w:val="0"/>
          <w:numId w:val="10"/>
        </w:numPr>
        <w:pPrChange w:id="27" w:author="Richard Westerhof" w:date="2019-12-12T13:42:00Z">
          <w:pPr>
            <w:pStyle w:val="Kop1"/>
            <w:ind w:left="360"/>
          </w:pPr>
        </w:pPrChange>
      </w:pPr>
      <w:bookmarkStart w:id="28" w:name="_Toc24987649"/>
      <w:r w:rsidRPr="00FC480B">
        <w:t xml:space="preserve">Analyse HIS-Referentiemodel en </w:t>
      </w:r>
      <w:proofErr w:type="spellStart"/>
      <w:r w:rsidRPr="00FC480B">
        <w:t>RadB</w:t>
      </w:r>
      <w:proofErr w:type="spellEnd"/>
      <w:r w:rsidRPr="00FC480B">
        <w:t xml:space="preserve"> ZIB</w:t>
      </w:r>
      <w:bookmarkEnd w:id="26"/>
      <w:bookmarkEnd w:id="28"/>
    </w:p>
    <w:p w14:paraId="29D4EC47" w14:textId="59974D90" w:rsidR="00B7751B" w:rsidRDefault="007D5FAF" w:rsidP="00895674">
      <w:r>
        <w:t xml:space="preserve">De vergelijking is </w:t>
      </w:r>
      <w:r w:rsidR="00F1304F">
        <w:t xml:space="preserve">tussen het HIS-referentiemodel en een </w:t>
      </w:r>
      <w:proofErr w:type="spellStart"/>
      <w:ins w:id="29" w:author="Richard Westerhof" w:date="2019-12-09T16:03:00Z">
        <w:r w:rsidR="009D19B7">
          <w:t>RadB</w:t>
        </w:r>
        <w:proofErr w:type="spellEnd"/>
        <w:r w:rsidR="009D19B7">
          <w:t xml:space="preserve"> </w:t>
        </w:r>
      </w:ins>
      <w:r w:rsidR="00F1304F">
        <w:t xml:space="preserve">ZIB </w:t>
      </w:r>
      <w:r>
        <w:t>niet van toepassing, omdat er geen</w:t>
      </w:r>
      <w:ins w:id="30" w:author="Yvonne Pijnacker Hordijk" w:date="2019-12-13T17:06:00Z">
        <w:r w:rsidR="27D2EE2A">
          <w:t xml:space="preserve"> </w:t>
        </w:r>
      </w:ins>
      <w:del w:id="31" w:author="Richard Westerhof" w:date="2019-12-09T16:03:00Z">
        <w:r w:rsidDel="00473E85">
          <w:delText xml:space="preserve"> </w:delText>
        </w:r>
      </w:del>
      <w:r>
        <w:t xml:space="preserve">ZIB voor </w:t>
      </w:r>
      <w:del w:id="32" w:author="Yvonne Pijnacker Hordijk" w:date="2019-12-05T14:37:00Z">
        <w:r w:rsidDel="002D1A92">
          <w:delText xml:space="preserve">correspondentie </w:delText>
        </w:r>
      </w:del>
      <w:ins w:id="33" w:author="Yvonne Pijnacker Hordijk" w:date="2019-12-05T14:37:00Z">
        <w:r w:rsidR="002D1A92">
          <w:t xml:space="preserve">brief </w:t>
        </w:r>
      </w:ins>
      <w:r>
        <w:t>is.</w:t>
      </w:r>
      <w:r w:rsidR="0052737D">
        <w:t xml:space="preserve"> </w:t>
      </w:r>
    </w:p>
    <w:p w14:paraId="36EE2A24" w14:textId="461E890B" w:rsidR="00ED22E1" w:rsidDel="002D1A92" w:rsidRDefault="008D613F" w:rsidP="00403441">
      <w:pPr>
        <w:pStyle w:val="Kop2"/>
        <w:rPr>
          <w:del w:id="34" w:author="Yvonne Pijnacker Hordijk" w:date="2019-12-05T14:37:00Z"/>
        </w:rPr>
      </w:pPr>
      <w:del w:id="35" w:author="Yvonne Pijnacker Hordijk" w:date="2019-12-05T14:37:00Z">
        <w:r w:rsidDel="002D1A92">
          <w:delText xml:space="preserve">De concepten </w:delText>
        </w:r>
        <w:r w:rsidR="00D210B0" w:rsidDel="002D1A92">
          <w:delText xml:space="preserve">inkomende en uitgaande brief in het </w:delText>
        </w:r>
        <w:r w:rsidR="00ED22E1" w:rsidDel="002D1A92">
          <w:delText>HIS-Referentiemodel</w:delText>
        </w:r>
      </w:del>
    </w:p>
    <w:p w14:paraId="1C7C3600" w14:textId="77777777" w:rsidR="002D1A92" w:rsidRPr="002D1A92" w:rsidRDefault="002D1A92" w:rsidP="002D1A92">
      <w:pPr>
        <w:rPr>
          <w:ins w:id="36" w:author="Yvonne Pijnacker Hordijk" w:date="2019-12-05T14:37:00Z"/>
          <w:lang w:eastAsia="en-US"/>
          <w:rPrChange w:id="37" w:author="Yvonne Pijnacker Hordijk" w:date="2019-12-05T14:37:00Z">
            <w:rPr>
              <w:ins w:id="38" w:author="Yvonne Pijnacker Hordijk" w:date="2019-12-05T14:37:00Z"/>
            </w:rPr>
          </w:rPrChange>
        </w:rPr>
      </w:pPr>
    </w:p>
    <w:p w14:paraId="3837A5E6" w14:textId="77777777" w:rsidR="00D7623F" w:rsidRDefault="00D7623F" w:rsidP="00403441">
      <w:pPr>
        <w:pStyle w:val="Kop2"/>
      </w:pPr>
      <w:bookmarkStart w:id="39" w:name="_Toc24987650"/>
      <w:r>
        <w:t>Toepassing</w:t>
      </w:r>
      <w:bookmarkEnd w:id="39"/>
      <w:r>
        <w:t xml:space="preserve"> </w:t>
      </w:r>
    </w:p>
    <w:p w14:paraId="6B98F646" w14:textId="77777777" w:rsidR="00B40E4B" w:rsidRDefault="00ED22E1" w:rsidP="0022630F">
      <w:pPr>
        <w:rPr>
          <w:ins w:id="40" w:author="Richard Westerhof" w:date="2019-12-09T16:18:00Z"/>
        </w:rPr>
      </w:pPr>
      <w:r>
        <w:t xml:space="preserve">Het HIS-Referentiemodel kent een dossierdeel ‘correspondentie’ waarin toegang is tot ‘brieven’. Het HIS-Referentiemodel beschrijft de klassen ‘inkomende brief’ en ‘uitgaande brief’. Deze brieven zijn niet het ‘bericht’ zelf, </w:t>
      </w:r>
      <w:r w:rsidR="005A2478">
        <w:t>maar de verwerkte post</w:t>
      </w:r>
      <w:r>
        <w:t xml:space="preserve">. Inkomende post wordt bijvoorbeeld gescand, en de huisarts maakt een samenvatting van de inkomende post. De huisarts categoriseert de brief </w:t>
      </w:r>
      <w:r w:rsidR="007E7972">
        <w:t>(</w:t>
      </w:r>
      <w:proofErr w:type="spellStart"/>
      <w:r w:rsidR="007E7972">
        <w:t>derde.discipline</w:t>
      </w:r>
      <w:proofErr w:type="spellEnd"/>
      <w:r w:rsidR="007E7972">
        <w:t xml:space="preserve">) </w:t>
      </w:r>
      <w:r>
        <w:t xml:space="preserve">en voegt metadata toe (m.n. </w:t>
      </w:r>
      <w:r w:rsidR="00664187">
        <w:t xml:space="preserve">relevant </w:t>
      </w:r>
      <w:r>
        <w:t xml:space="preserve">als het niet-gestructureerde post betreft). De post zelf wordt in zijn oorspronkelijke toestand opgeslagen, dat is het element ‘briefinhoud’ in de klassen inkomende of uitgaande brief. </w:t>
      </w:r>
    </w:p>
    <w:p w14:paraId="5F4C461E" w14:textId="77777777" w:rsidR="00B40E4B" w:rsidRDefault="00B40E4B" w:rsidP="0022630F">
      <w:pPr>
        <w:rPr>
          <w:ins w:id="41" w:author="Richard Westerhof" w:date="2019-12-09T16:18:00Z"/>
        </w:rPr>
      </w:pPr>
    </w:p>
    <w:p w14:paraId="69D3705B" w14:textId="1C0BE2BA" w:rsidR="00ED22E1" w:rsidRDefault="00ED22E1" w:rsidP="0022630F">
      <w:r>
        <w:t>Inkomende en uitgaande brieven zijn dus verwerkte post en niet de post zelf. Dat houdt bijvoorbeeld in dat de invoerdatum niet de datum van verzending van de post is, maar van het verwerken ervan</w:t>
      </w:r>
      <w:r w:rsidR="008E45A7">
        <w:t xml:space="preserve">. </w:t>
      </w:r>
      <w:r w:rsidR="00C70567">
        <w:t>Dat sluit aan bij de chronologie in het journaal</w:t>
      </w:r>
      <w:r w:rsidR="00BD0053">
        <w:t xml:space="preserve"> – het verwerken van post </w:t>
      </w:r>
      <w:r w:rsidR="00660B4B">
        <w:t>(lezen, samenvatten</w:t>
      </w:r>
      <w:r w:rsidR="002924E8">
        <w:t>, in het dossier verwerken</w:t>
      </w:r>
      <w:r w:rsidR="00660B4B">
        <w:t xml:space="preserve">) </w:t>
      </w:r>
      <w:r w:rsidR="0036619C">
        <w:t>kan leiden tot</w:t>
      </w:r>
      <w:del w:id="42" w:author="Richard Westerhof" w:date="2019-12-09T16:56:00Z">
        <w:r w:rsidR="0036619C" w:rsidDel="00862175">
          <w:delText xml:space="preserve"> acties</w:delText>
        </w:r>
        <w:r w:rsidR="002924E8" w:rsidDel="00862175">
          <w:delText>tot</w:delText>
        </w:r>
      </w:del>
      <w:r w:rsidR="002924E8">
        <w:t xml:space="preserve"> acties.</w:t>
      </w:r>
      <w:r w:rsidR="0036619C">
        <w:t xml:space="preserve"> Die chronologie gaat </w:t>
      </w:r>
      <w:r w:rsidR="00E1428A">
        <w:t xml:space="preserve">deels verloren als hiervoor bijvoorbeeld de dagtekening wordt gehanteerd. </w:t>
      </w:r>
    </w:p>
    <w:p w14:paraId="0A1291EF" w14:textId="1F805014" w:rsidR="00B755DA" w:rsidRDefault="005803CA" w:rsidP="0022630F">
      <w:r>
        <w:t xml:space="preserve">Alle </w:t>
      </w:r>
      <w:proofErr w:type="spellStart"/>
      <w:r>
        <w:t>HIS’en</w:t>
      </w:r>
      <w:proofErr w:type="spellEnd"/>
      <w:r>
        <w:t xml:space="preserve"> hebben </w:t>
      </w:r>
      <w:r w:rsidR="005B6C08">
        <w:t xml:space="preserve">een rubriek “correspondentie” en </w:t>
      </w:r>
      <w:r w:rsidR="00814642">
        <w:t>ondersteunen deze werkwijze.</w:t>
      </w:r>
    </w:p>
    <w:p w14:paraId="63168FCD" w14:textId="77777777" w:rsidR="00B40E4B" w:rsidRDefault="00B40E4B" w:rsidP="00B755DA">
      <w:pPr>
        <w:pStyle w:val="Kop2"/>
        <w:rPr>
          <w:ins w:id="43" w:author="Richard Westerhof" w:date="2019-12-09T16:18:00Z"/>
        </w:rPr>
      </w:pPr>
      <w:bookmarkStart w:id="44" w:name="_Toc24987651"/>
    </w:p>
    <w:p w14:paraId="3AD3DE35" w14:textId="0C2ADABF" w:rsidR="007E1C02" w:rsidRDefault="007E1C02" w:rsidP="00B755DA">
      <w:pPr>
        <w:pStyle w:val="Kop2"/>
      </w:pPr>
      <w:r>
        <w:t>Het concept</w:t>
      </w:r>
      <w:bookmarkEnd w:id="44"/>
      <w:r w:rsidR="00B755DA">
        <w:t xml:space="preserve"> </w:t>
      </w:r>
    </w:p>
    <w:p w14:paraId="362A03A2" w14:textId="6251386F" w:rsidR="005D6A3B" w:rsidRDefault="006323C2" w:rsidP="005D6A3B">
      <w:r>
        <w:t xml:space="preserve">Het verwerken van inkomende en uitgaande brieven heeft </w:t>
      </w:r>
      <w:r w:rsidR="00F12CD8">
        <w:t xml:space="preserve">voor een groot deel te maken met de administratie van de correspondentie, op zo’n wijze dat </w:t>
      </w:r>
      <w:r w:rsidR="000B1D66">
        <w:t xml:space="preserve">relevante informatie later snel en </w:t>
      </w:r>
      <w:r w:rsidR="00F12CD8">
        <w:t>makkelijk vindbaar is</w:t>
      </w:r>
      <w:r w:rsidR="00FF7260">
        <w:t xml:space="preserve">. </w:t>
      </w:r>
      <w:r w:rsidR="000B1D66">
        <w:t xml:space="preserve">Een samenvatting maken </w:t>
      </w:r>
      <w:ins w:id="45" w:author="Yvonne Pijnacker Hordijk" w:date="2019-12-13T17:06:00Z">
        <w:r w:rsidR="000B1D66">
          <w:t>van een</w:t>
        </w:r>
      </w:ins>
      <w:del w:id="46" w:author="Yvonne Pijnacker Hordijk" w:date="2019-12-13T17:06:00Z">
        <w:r w:rsidR="000B1D66" w:rsidDel="27D2EE2A">
          <w:delText>van  een</w:delText>
        </w:r>
      </w:del>
      <w:r w:rsidR="000B1D66">
        <w:t xml:space="preserve"> inkomende brief</w:t>
      </w:r>
      <w:r w:rsidR="00554127">
        <w:t xml:space="preserve"> helpt daarbij.</w:t>
      </w:r>
    </w:p>
    <w:p w14:paraId="50FCA2B6" w14:textId="19E2B216" w:rsidR="00554127" w:rsidRDefault="00B82A73" w:rsidP="005D6A3B">
      <w:r>
        <w:t xml:space="preserve">De </w:t>
      </w:r>
      <w:r w:rsidR="007449EA">
        <w:t xml:space="preserve">scope van wat een </w:t>
      </w:r>
      <w:r>
        <w:t>brief is</w:t>
      </w:r>
      <w:r w:rsidR="007449EA">
        <w:t>, is</w:t>
      </w:r>
      <w:r>
        <w:t xml:space="preserve"> niet </w:t>
      </w:r>
      <w:r w:rsidR="00AF00F7">
        <w:t xml:space="preserve">100 procent scherp te </w:t>
      </w:r>
      <w:r w:rsidR="007449EA">
        <w:t>krijgen</w:t>
      </w:r>
      <w:r w:rsidR="006031C3">
        <w:t xml:space="preserve">. Over </w:t>
      </w:r>
      <w:r w:rsidR="00AF00F7">
        <w:t xml:space="preserve">het algemeen </w:t>
      </w:r>
      <w:r w:rsidR="00D02D73">
        <w:t xml:space="preserve">gaat het om </w:t>
      </w:r>
      <w:r w:rsidR="00676CFC">
        <w:t xml:space="preserve">kennisgevingen </w:t>
      </w:r>
      <w:r w:rsidR="00D02D73">
        <w:t xml:space="preserve">die </w:t>
      </w:r>
      <w:r w:rsidR="00751E44">
        <w:t xml:space="preserve">vaak een </w:t>
      </w:r>
      <w:r w:rsidR="00D02D73">
        <w:t>beperkte structuur kent</w:t>
      </w:r>
      <w:r w:rsidR="00647B98">
        <w:t xml:space="preserve"> </w:t>
      </w:r>
      <w:r w:rsidR="00114854">
        <w:t>of die bestaat uit samengestelde informatie</w:t>
      </w:r>
      <w:r w:rsidR="009C2443">
        <w:t xml:space="preserve"> (een voorschrift is geen brief, maar een brief kan wel voorschriften opsommen).</w:t>
      </w:r>
      <w:r w:rsidR="00635A6E">
        <w:t xml:space="preserve"> </w:t>
      </w:r>
    </w:p>
    <w:p w14:paraId="6A52DD37" w14:textId="0F05B2D2" w:rsidR="005700AD" w:rsidRDefault="00423AF0" w:rsidP="005D6A3B">
      <w:pPr>
        <w:rPr>
          <w:ins w:id="47" w:author="Richard Westerhof" w:date="2019-12-09T16:57:00Z"/>
        </w:rPr>
      </w:pPr>
      <w:r>
        <w:t xml:space="preserve">Voorbeelden zijn :  een verwijsbrief, een ontslagbrief, een update van het verwijstraject. Een wilsverklaring </w:t>
      </w:r>
      <w:r w:rsidR="005700AD">
        <w:t xml:space="preserve">waarvan </w:t>
      </w:r>
      <w:r>
        <w:t>de patiënt</w:t>
      </w:r>
      <w:r w:rsidR="005700AD">
        <w:t xml:space="preserve"> de huisarts op de hoogte stelt.</w:t>
      </w:r>
    </w:p>
    <w:p w14:paraId="68A9CD12" w14:textId="77777777" w:rsidR="00862175" w:rsidRDefault="00862175" w:rsidP="005D6A3B"/>
    <w:p w14:paraId="6F8A459F" w14:textId="77777777" w:rsidR="00ED22E1" w:rsidRDefault="00ED22E1" w:rsidP="00ED22E1">
      <w:r>
        <w:rPr>
          <w:noProof/>
        </w:rPr>
        <w:drawing>
          <wp:inline distT="0" distB="0" distL="0" distR="0" wp14:anchorId="00E52F02" wp14:editId="7349203D">
            <wp:extent cx="3965507" cy="2340591"/>
            <wp:effectExtent l="0" t="0" r="0"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02" t="30956" r="52143" b="23551"/>
                    <a:stretch/>
                  </pic:blipFill>
                  <pic:spPr bwMode="auto">
                    <a:xfrm>
                      <a:off x="0" y="0"/>
                      <a:ext cx="3985372" cy="2352316"/>
                    </a:xfrm>
                    <a:prstGeom prst="rect">
                      <a:avLst/>
                    </a:prstGeom>
                    <a:ln>
                      <a:noFill/>
                    </a:ln>
                    <a:extLst>
                      <a:ext uri="{53640926-AAD7-44D8-BBD7-CCE9431645EC}">
                        <a14:shadowObscured xmlns:a14="http://schemas.microsoft.com/office/drawing/2010/main"/>
                      </a:ext>
                    </a:extLst>
                  </pic:spPr>
                </pic:pic>
              </a:graphicData>
            </a:graphic>
          </wp:inline>
        </w:drawing>
      </w:r>
    </w:p>
    <w:p w14:paraId="10D61B62" w14:textId="77777777" w:rsidR="00ED22E1" w:rsidRDefault="00ED22E1" w:rsidP="00ED22E1">
      <w:r>
        <w:rPr>
          <w:noProof/>
        </w:rPr>
        <w:drawing>
          <wp:inline distT="0" distB="0" distL="0" distR="0" wp14:anchorId="5766AD0F" wp14:editId="190A0938">
            <wp:extent cx="3977238" cy="2354238"/>
            <wp:effectExtent l="0" t="0" r="4445"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17" t="29483" r="38640" b="9438"/>
                    <a:stretch/>
                  </pic:blipFill>
                  <pic:spPr bwMode="auto">
                    <a:xfrm>
                      <a:off x="0" y="0"/>
                      <a:ext cx="3980969" cy="2356446"/>
                    </a:xfrm>
                    <a:prstGeom prst="rect">
                      <a:avLst/>
                    </a:prstGeom>
                    <a:ln>
                      <a:noFill/>
                    </a:ln>
                    <a:extLst>
                      <a:ext uri="{53640926-AAD7-44D8-BBD7-CCE9431645EC}">
                        <a14:shadowObscured xmlns:a14="http://schemas.microsoft.com/office/drawing/2010/main"/>
                      </a:ext>
                    </a:extLst>
                  </pic:spPr>
                </pic:pic>
              </a:graphicData>
            </a:graphic>
          </wp:inline>
        </w:drawing>
      </w:r>
    </w:p>
    <w:p w14:paraId="61801A44" w14:textId="059C0FBD" w:rsidR="00874D56" w:rsidRDefault="00874D56" w:rsidP="00637652">
      <w:bookmarkStart w:id="48" w:name="_Toc516138066"/>
      <w:r>
        <w:rPr>
          <w:noProof/>
        </w:rPr>
        <w:drawing>
          <wp:inline distT="0" distB="0" distL="0" distR="0" wp14:anchorId="4F148832" wp14:editId="61B9CB64">
            <wp:extent cx="3860294" cy="234315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45" t="32275" r="43232" b="28758"/>
                    <a:stretch/>
                  </pic:blipFill>
                  <pic:spPr bwMode="auto">
                    <a:xfrm>
                      <a:off x="0" y="0"/>
                      <a:ext cx="3863531" cy="2345115"/>
                    </a:xfrm>
                    <a:prstGeom prst="rect">
                      <a:avLst/>
                    </a:prstGeom>
                    <a:ln>
                      <a:noFill/>
                    </a:ln>
                    <a:extLst>
                      <a:ext uri="{53640926-AAD7-44D8-BBD7-CCE9431645EC}">
                        <a14:shadowObscured xmlns:a14="http://schemas.microsoft.com/office/drawing/2010/main"/>
                      </a:ext>
                    </a:extLst>
                  </pic:spPr>
                </pic:pic>
              </a:graphicData>
            </a:graphic>
          </wp:inline>
        </w:drawing>
      </w:r>
    </w:p>
    <w:p w14:paraId="687920FA" w14:textId="2A06A5E3" w:rsidR="00250ECC" w:rsidRDefault="00024E9E" w:rsidP="004A3465">
      <w:pPr>
        <w:pStyle w:val="Kop2"/>
      </w:pPr>
      <w:bookmarkStart w:id="49" w:name="_Toc24987652"/>
      <w:r>
        <w:t>Correspondentie</w:t>
      </w:r>
      <w:r w:rsidR="004A3465">
        <w:t>vormen</w:t>
      </w:r>
      <w:bookmarkEnd w:id="49"/>
    </w:p>
    <w:p w14:paraId="66404EA8" w14:textId="03CE9177" w:rsidR="006E38C4" w:rsidRDefault="004A3465" w:rsidP="00250ECC">
      <w:r>
        <w:t xml:space="preserve">Een belangrijk </w:t>
      </w:r>
      <w:r w:rsidR="0099786B">
        <w:t>aandachtspunt</w:t>
      </w:r>
      <w:r>
        <w:t xml:space="preserve"> voor een goede modellering is de grote variatie waarin </w:t>
      </w:r>
      <w:r w:rsidR="00660B4B">
        <w:t xml:space="preserve">brieven </w:t>
      </w:r>
      <w:del w:id="50" w:author="Yvonne Pijnacker Hordijk" w:date="2019-12-13T17:06:00Z">
        <w:r w:rsidR="00660B4B" w:rsidDel="70FC90DA">
          <w:delText xml:space="preserve"> </w:delText>
        </w:r>
      </w:del>
      <w:r>
        <w:t xml:space="preserve">voorkomen. </w:t>
      </w:r>
      <w:r w:rsidR="00582447">
        <w:t>Wat er in een praktijk binnenkomt kan digitaal en volledig gestructureerd zijn</w:t>
      </w:r>
      <w:r w:rsidR="1C3D10B1">
        <w:t xml:space="preserve"> of </w:t>
      </w:r>
      <w:r w:rsidR="00582447">
        <w:t xml:space="preserve">een scan zijn van een papieren brief en alles </w:t>
      </w:r>
      <w:r w:rsidR="008B58BC">
        <w:t>ertussenin</w:t>
      </w:r>
      <w:r w:rsidR="00582447" w:rsidRPr="7B60A2CD">
        <w:t xml:space="preserve">. </w:t>
      </w:r>
      <w:r w:rsidR="006235FF">
        <w:t>Om dit te ondervangen is</w:t>
      </w:r>
      <w:r w:rsidR="00B81D77">
        <w:t xml:space="preserve"> in het HIS-Referentiemodel ervoor gekozen om al deze gegevens te beschrijven als briefinhoud. </w:t>
      </w:r>
    </w:p>
    <w:p w14:paraId="09F31813" w14:textId="6A194386" w:rsidR="006235FF" w:rsidRDefault="0099786B" w:rsidP="00250ECC">
      <w:r>
        <w:t>Hiermee worden alle vormen afgedekt:</w:t>
      </w:r>
    </w:p>
    <w:p w14:paraId="4DEF510A" w14:textId="77777777" w:rsidR="0099786B" w:rsidRDefault="0099786B" w:rsidP="0099786B">
      <w:pPr>
        <w:pStyle w:val="Lijstalinea"/>
        <w:numPr>
          <w:ilvl w:val="0"/>
          <w:numId w:val="33"/>
        </w:numPr>
      </w:pPr>
      <w:r>
        <w:t xml:space="preserve">Papieren brieven </w:t>
      </w:r>
    </w:p>
    <w:p w14:paraId="7104D90D" w14:textId="2289FF8E" w:rsidR="0099786B" w:rsidRDefault="0099786B" w:rsidP="1455DC30">
      <w:pPr>
        <w:pStyle w:val="Lijstalinea"/>
        <w:numPr>
          <w:ilvl w:val="1"/>
          <w:numId w:val="33"/>
        </w:numPr>
      </w:pPr>
      <w:r>
        <w:t xml:space="preserve">De volledige brief </w:t>
      </w:r>
      <w:r w:rsidR="00540334">
        <w:t xml:space="preserve">is </w:t>
      </w:r>
      <w:del w:id="51" w:author="Yvonne Pijnacker Hordijk" w:date="2019-12-13T17:06:00Z">
        <w:r w:rsidR="00540334" w:rsidDel="70FC90DA">
          <w:delText xml:space="preserve"> </w:delText>
        </w:r>
      </w:del>
      <w:r>
        <w:t>als scan</w:t>
      </w:r>
      <w:r w:rsidR="00540334">
        <w:t>, PDF in de  Als briefinhoud / document gekoppeld.</w:t>
      </w:r>
    </w:p>
    <w:p w14:paraId="6207C18E" w14:textId="77777777" w:rsidR="0099786B" w:rsidRDefault="0099786B" w:rsidP="0099786B">
      <w:pPr>
        <w:pStyle w:val="Lijstalinea"/>
        <w:numPr>
          <w:ilvl w:val="1"/>
          <w:numId w:val="33"/>
        </w:numPr>
      </w:pPr>
      <w:r>
        <w:t>De Meta-informatie wordt</w:t>
      </w:r>
      <w:r w:rsidR="00F1304F">
        <w:t>,</w:t>
      </w:r>
      <w:r>
        <w:t xml:space="preserve"> </w:t>
      </w:r>
      <w:r w:rsidR="00F1304F">
        <w:t xml:space="preserve">daar waar mogelijk, </w:t>
      </w:r>
      <w:r>
        <w:t>handmatig ingevoerd</w:t>
      </w:r>
      <w:r w:rsidR="00F1304F">
        <w:t>.</w:t>
      </w:r>
      <w:r>
        <w:t xml:space="preserve"> </w:t>
      </w:r>
    </w:p>
    <w:p w14:paraId="5E994BE9" w14:textId="504B8001" w:rsidR="0099786B" w:rsidRDefault="0099786B" w:rsidP="0099786B">
      <w:pPr>
        <w:pStyle w:val="Lijstalinea"/>
        <w:numPr>
          <w:ilvl w:val="0"/>
          <w:numId w:val="33"/>
        </w:numPr>
      </w:pPr>
      <w:r>
        <w:t xml:space="preserve">Digitale </w:t>
      </w:r>
      <w:r w:rsidR="006B7320">
        <w:t>post</w:t>
      </w:r>
    </w:p>
    <w:p w14:paraId="3A0215FE" w14:textId="2E4AF339" w:rsidR="0099786B" w:rsidRDefault="00C20739" w:rsidP="7F3F1D6A">
      <w:pPr>
        <w:pStyle w:val="Lijstalinea"/>
        <w:numPr>
          <w:ilvl w:val="1"/>
          <w:numId w:val="33"/>
        </w:numPr>
      </w:pPr>
      <w:r>
        <w:t>H</w:t>
      </w:r>
      <w:r w:rsidR="0099786B">
        <w:t xml:space="preserve">et medisch inhoudelijk gedeelte staat </w:t>
      </w:r>
      <w:r w:rsidR="006F028D">
        <w:t>in de briefinhoud</w:t>
      </w:r>
      <w:r w:rsidR="00F91B52">
        <w:t>.</w:t>
      </w:r>
    </w:p>
    <w:p w14:paraId="7D127DC6" w14:textId="6F94E1BF" w:rsidR="0099786B" w:rsidRDefault="0099786B" w:rsidP="7F3F1D6A">
      <w:pPr>
        <w:pStyle w:val="Lijstalinea"/>
        <w:numPr>
          <w:ilvl w:val="1"/>
          <w:numId w:val="33"/>
        </w:numPr>
      </w:pPr>
      <w:r>
        <w:t xml:space="preserve">Daar waar mogelijk kan gestructureerde data uit </w:t>
      </w:r>
      <w:r w:rsidR="004065BB">
        <w:t>de briefinhoud</w:t>
      </w:r>
      <w:r w:rsidR="00BF4D2C">
        <w:t xml:space="preserve"> (zoals een uitslag) </w:t>
      </w:r>
      <w:r w:rsidR="00B242A7">
        <w:t xml:space="preserve"> </w:t>
      </w:r>
      <w:r>
        <w:t>worden overgenomen in het dossier</w:t>
      </w:r>
      <w:r w:rsidR="00941745">
        <w:t xml:space="preserve"> en zo nodig handmatig aangevuld of gewijzigd</w:t>
      </w:r>
      <w:r w:rsidR="00C20739">
        <w:t>.</w:t>
      </w:r>
    </w:p>
    <w:p w14:paraId="1C04BF16" w14:textId="77777777" w:rsidR="005F452C" w:rsidRDefault="005F452C" w:rsidP="00960019">
      <w:pPr>
        <w:pStyle w:val="Kop2"/>
      </w:pPr>
      <w:bookmarkStart w:id="52" w:name="_Toc24987653"/>
      <w:r>
        <w:t>Samenvatting</w:t>
      </w:r>
      <w:bookmarkEnd w:id="52"/>
      <w:r>
        <w:t xml:space="preserve"> </w:t>
      </w:r>
    </w:p>
    <w:bookmarkEnd w:id="48"/>
    <w:p w14:paraId="071E7539" w14:textId="161E2B2E" w:rsidR="007F3EF3" w:rsidRDefault="007A6B30" w:rsidP="024C1242">
      <w:r>
        <w:t xml:space="preserve">Het </w:t>
      </w:r>
      <w:r w:rsidR="001F54E5">
        <w:t xml:space="preserve">HIS-Referentiemodel beschrijft dat </w:t>
      </w:r>
      <w:r w:rsidR="00875A1D">
        <w:t>de zorgverlener bij een inkomende brief</w:t>
      </w:r>
      <w:r w:rsidR="00226BB7">
        <w:t xml:space="preserve"> een samenvatting </w:t>
      </w:r>
      <w:r w:rsidR="00BC7648">
        <w:t>kan vastleggen</w:t>
      </w:r>
      <w:r w:rsidR="00DF7AB5">
        <w:t>.</w:t>
      </w:r>
      <w:r w:rsidR="00BC7648">
        <w:t xml:space="preserve"> </w:t>
      </w:r>
    </w:p>
    <w:p w14:paraId="27B8B45A" w14:textId="048EC0F9" w:rsidR="00D30890" w:rsidRDefault="00D30890" w:rsidP="00D30890">
      <w:pPr>
        <w:pStyle w:val="Kop2"/>
      </w:pPr>
      <w:bookmarkStart w:id="53" w:name="_Toc24987654"/>
      <w:r>
        <w:t>Analyse op detail</w:t>
      </w:r>
      <w:r w:rsidR="0022630F">
        <w:t>niveau</w:t>
      </w:r>
      <w:bookmarkEnd w:id="53"/>
    </w:p>
    <w:p w14:paraId="48F4E4C7" w14:textId="0A3A327F" w:rsidR="00A773EC" w:rsidRDefault="00D30890">
      <w:r>
        <w:t xml:space="preserve">Alhoewel </w:t>
      </w:r>
      <w:r w:rsidR="001D1DE3">
        <w:t xml:space="preserve">er geen vergelijk mogelijk is, wordt de HA-ZIB ten opzichte van het model van het HIS-Referentiemodel </w:t>
      </w:r>
      <w:r w:rsidR="00A773EC">
        <w:t>gewijzigd. Deze rubriek behandel</w:t>
      </w:r>
      <w:r w:rsidR="00C621E5">
        <w:t>t</w:t>
      </w:r>
      <w:r w:rsidR="00A773EC">
        <w:t xml:space="preserve"> </w:t>
      </w:r>
      <w:r w:rsidR="00455C5E">
        <w:t xml:space="preserve">de gewijzigde </w:t>
      </w:r>
      <w:r w:rsidR="00FC6D0C">
        <w:t xml:space="preserve">en bediscussieerde </w:t>
      </w:r>
      <w:r w:rsidR="00455C5E">
        <w:t>aspecten.</w:t>
      </w:r>
    </w:p>
    <w:p w14:paraId="22E6050D" w14:textId="215CE7C7" w:rsidR="000828A1" w:rsidRDefault="000828A1" w:rsidP="00181EA2">
      <w:pPr>
        <w:pStyle w:val="Kop3"/>
      </w:pPr>
      <w:r>
        <w:t>Term brief</w:t>
      </w:r>
      <w:r w:rsidR="005010B7">
        <w:t xml:space="preserve"> </w:t>
      </w:r>
    </w:p>
    <w:tbl>
      <w:tblPr>
        <w:tblStyle w:val="Tabelraster"/>
        <w:tblW w:w="0" w:type="auto"/>
        <w:tblLook w:val="04A0" w:firstRow="1" w:lastRow="0" w:firstColumn="1" w:lastColumn="0" w:noHBand="0" w:noVBand="1"/>
      </w:tblPr>
      <w:tblGrid>
        <w:gridCol w:w="2263"/>
        <w:gridCol w:w="6799"/>
      </w:tblGrid>
      <w:tr w:rsidR="005010B7" w14:paraId="21F3DCF9" w14:textId="77777777" w:rsidTr="70FC90DA">
        <w:tc>
          <w:tcPr>
            <w:tcW w:w="2263" w:type="dxa"/>
          </w:tcPr>
          <w:p w14:paraId="39BC024A" w14:textId="77777777" w:rsidR="005010B7" w:rsidRDefault="005010B7" w:rsidP="007A13E7">
            <w:r>
              <w:t>HIS-Referentiemodel</w:t>
            </w:r>
          </w:p>
        </w:tc>
        <w:tc>
          <w:tcPr>
            <w:tcW w:w="6799" w:type="dxa"/>
          </w:tcPr>
          <w:p w14:paraId="7CB0B3EF" w14:textId="4085BBD1" w:rsidR="005010B7" w:rsidRDefault="005010B7" w:rsidP="007A13E7">
            <w:r>
              <w:t>Brief, briefinhoud</w:t>
            </w:r>
          </w:p>
        </w:tc>
      </w:tr>
      <w:tr w:rsidR="005010B7" w14:paraId="2A6E0303" w14:textId="77777777" w:rsidTr="70FC90DA">
        <w:tc>
          <w:tcPr>
            <w:tcW w:w="2263" w:type="dxa"/>
          </w:tcPr>
          <w:p w14:paraId="23710DC2" w14:textId="77777777" w:rsidR="005010B7" w:rsidRDefault="005010B7" w:rsidP="007A13E7">
            <w:r>
              <w:t>Probleem</w:t>
            </w:r>
          </w:p>
        </w:tc>
        <w:tc>
          <w:tcPr>
            <w:tcW w:w="6799" w:type="dxa"/>
          </w:tcPr>
          <w:p w14:paraId="43298206" w14:textId="39259DB7" w:rsidR="005010B7" w:rsidRDefault="005010B7" w:rsidP="007A13E7">
            <w:r>
              <w:t xml:space="preserve">Term “brief” associeert met </w:t>
            </w:r>
            <w:r w:rsidR="00D27781">
              <w:t>papieren correspondentie.</w:t>
            </w:r>
          </w:p>
        </w:tc>
      </w:tr>
      <w:tr w:rsidR="005010B7" w14:paraId="6F8B9E07" w14:textId="77777777" w:rsidTr="70FC90DA">
        <w:tc>
          <w:tcPr>
            <w:tcW w:w="2263" w:type="dxa"/>
          </w:tcPr>
          <w:p w14:paraId="597653F8" w14:textId="77777777" w:rsidR="005010B7" w:rsidRPr="00B35C09" w:rsidRDefault="005010B7" w:rsidP="007A13E7">
            <w:pPr>
              <w:rPr>
                <w:rFonts w:eastAsiaTheme="minorEastAsia"/>
              </w:rPr>
            </w:pPr>
            <w:r w:rsidRPr="00B35C09">
              <w:rPr>
                <w:rFonts w:eastAsiaTheme="minorEastAsia"/>
              </w:rPr>
              <w:t>Uitleg en redenering</w:t>
            </w:r>
          </w:p>
        </w:tc>
        <w:tc>
          <w:tcPr>
            <w:tcW w:w="6799" w:type="dxa"/>
          </w:tcPr>
          <w:p w14:paraId="46421D36" w14:textId="75CD29A9" w:rsidR="005010B7" w:rsidRDefault="77A97A9C" w:rsidP="66D0C3DB">
            <w:r w:rsidRPr="000A7817">
              <w:t xml:space="preserve">Naast </w:t>
            </w:r>
            <w:r w:rsidR="002F27E6" w:rsidRPr="000A7817">
              <w:t xml:space="preserve">brief </w:t>
            </w:r>
            <w:r w:rsidR="411DCF9C" w:rsidRPr="000A7817">
              <w:t>zijn</w:t>
            </w:r>
            <w:r w:rsidR="002F27E6" w:rsidRPr="000A7817">
              <w:t xml:space="preserve"> de term</w:t>
            </w:r>
            <w:r w:rsidR="7B72E362" w:rsidRPr="000A7817">
              <w:t>en</w:t>
            </w:r>
            <w:r w:rsidR="002F27E6" w:rsidRPr="000A7817">
              <w:t xml:space="preserve"> “correspondentie”</w:t>
            </w:r>
            <w:r w:rsidRPr="66D0C3DB">
              <w:t xml:space="preserve">, </w:t>
            </w:r>
            <w:r w:rsidR="002F27E6" w:rsidRPr="000A7817">
              <w:t xml:space="preserve">“correspondentie-item” </w:t>
            </w:r>
            <w:r w:rsidR="0ED1BDE6" w:rsidRPr="000A7817">
              <w:t xml:space="preserve">en </w:t>
            </w:r>
            <w:r w:rsidR="66D0C3DB" w:rsidRPr="000A7817">
              <w:t>“</w:t>
            </w:r>
            <w:r w:rsidR="0ED1BDE6" w:rsidRPr="000A7817">
              <w:t>poststu</w:t>
            </w:r>
            <w:r w:rsidR="1BF2BD57" w:rsidRPr="000A7817">
              <w:t>k</w:t>
            </w:r>
            <w:r w:rsidR="66D0C3DB" w:rsidRPr="000A7817">
              <w:t>”</w:t>
            </w:r>
            <w:r w:rsidR="1BF2BD57" w:rsidRPr="000A7817">
              <w:t xml:space="preserve"> </w:t>
            </w:r>
            <w:r w:rsidR="002F27E6" w:rsidRPr="000A7817">
              <w:t xml:space="preserve">beproefd. </w:t>
            </w:r>
            <w:r w:rsidR="6C015C18" w:rsidRPr="000A7817">
              <w:t>Na</w:t>
            </w:r>
            <w:r w:rsidR="6C015C18" w:rsidRPr="66D0C3DB">
              <w:t xml:space="preserve"> </w:t>
            </w:r>
            <w:r w:rsidR="10A5CE36" w:rsidRPr="000A7817">
              <w:t>ampele discussie b</w:t>
            </w:r>
            <w:r w:rsidR="57B7E80E" w:rsidRPr="000A7817">
              <w:t>l</w:t>
            </w:r>
            <w:r w:rsidR="10A5CE36" w:rsidRPr="000A7817">
              <w:t xml:space="preserve">ijkt dat er </w:t>
            </w:r>
            <w:r w:rsidR="5F51FF43" w:rsidRPr="000A7817">
              <w:t xml:space="preserve">rondom correspondentie </w:t>
            </w:r>
            <w:r w:rsidR="013CCA50" w:rsidRPr="000A7817">
              <w:t>conc</w:t>
            </w:r>
            <w:r w:rsidR="122B7EC3" w:rsidRPr="000A7817">
              <w:t xml:space="preserve">eptueel </w:t>
            </w:r>
            <w:r w:rsidR="10A5CE36" w:rsidRPr="000A7817">
              <w:t xml:space="preserve">drie niveaus te onderscheiden zijn; </w:t>
            </w:r>
          </w:p>
          <w:p w14:paraId="599E71C5" w14:textId="43083493" w:rsidR="005010B7" w:rsidRDefault="10A5CE36" w:rsidP="0011315E">
            <w:pPr>
              <w:pStyle w:val="Lijstalinea"/>
              <w:numPr>
                <w:ilvl w:val="0"/>
                <w:numId w:val="42"/>
              </w:numPr>
            </w:pPr>
            <w:r w:rsidRPr="000A7817">
              <w:t>het proces</w:t>
            </w:r>
            <w:r w:rsidR="3E0D70A5" w:rsidRPr="000A7817">
              <w:t xml:space="preserve"> van uit</w:t>
            </w:r>
            <w:r w:rsidR="1C188147" w:rsidRPr="000A7817">
              <w:t xml:space="preserve">wisselen van </w:t>
            </w:r>
            <w:r w:rsidR="7143B07A" w:rsidRPr="000A7817">
              <w:t>poststukken</w:t>
            </w:r>
            <w:r w:rsidRPr="274F9F12">
              <w:t xml:space="preserve">, </w:t>
            </w:r>
          </w:p>
          <w:p w14:paraId="45BDFDE9" w14:textId="68F70345" w:rsidR="00711374" w:rsidRDefault="10A5CE36" w:rsidP="00711374">
            <w:pPr>
              <w:pStyle w:val="Lijstalinea"/>
              <w:numPr>
                <w:ilvl w:val="0"/>
                <w:numId w:val="42"/>
              </w:numPr>
            </w:pPr>
            <w:r w:rsidRPr="000A7817">
              <w:t xml:space="preserve">een moment waarop post is ontvangen dan wel verstuurd </w:t>
            </w:r>
            <w:r w:rsidR="44EFB8E4" w:rsidRPr="000A7817">
              <w:t xml:space="preserve">waarbij post </w:t>
            </w:r>
            <w:r w:rsidR="066F6176" w:rsidRPr="000A7817">
              <w:t xml:space="preserve">bestaat uit </w:t>
            </w:r>
            <w:r w:rsidR="2A705236">
              <w:t>het enkelvoudige document/bestand dan wel de verzameling documenten/bestanden</w:t>
            </w:r>
            <w:r w:rsidR="44EFB8E4" w:rsidRPr="274F9F12">
              <w:t xml:space="preserve"> </w:t>
            </w:r>
            <w:r w:rsidR="44EFB8E4">
              <w:t xml:space="preserve">die op dat moment als 1 geheel ontvangen /verstuurd </w:t>
            </w:r>
            <w:r w:rsidR="44EFB8E4" w:rsidRPr="00711374">
              <w:rPr>
                <w:rFonts w:ascii="Calibri" w:eastAsia="Calibri" w:hAnsi="Calibri" w:cs="Calibri"/>
                <w:color w:val="000000" w:themeColor="text1"/>
                <w:sz w:val="21"/>
                <w:szCs w:val="21"/>
              </w:rPr>
              <w:t>worden</w:t>
            </w:r>
            <w:ins w:id="54" w:author="Richard Westerhof" w:date="2019-12-09T16:18:00Z">
              <w:r w:rsidR="00B40E4B">
                <w:rPr>
                  <w:rFonts w:ascii="Calibri" w:eastAsia="Calibri" w:hAnsi="Calibri" w:cs="Calibri"/>
                  <w:color w:val="000000" w:themeColor="text1"/>
                  <w:sz w:val="21"/>
                  <w:szCs w:val="21"/>
                </w:rPr>
                <w:t>,.</w:t>
              </w:r>
            </w:ins>
          </w:p>
          <w:p w14:paraId="51CE936F" w14:textId="645CB1D8" w:rsidR="005010B7" w:rsidRDefault="10A5CE36" w:rsidP="0011315E">
            <w:pPr>
              <w:pStyle w:val="Lijstalinea"/>
              <w:numPr>
                <w:ilvl w:val="0"/>
                <w:numId w:val="42"/>
              </w:numPr>
            </w:pPr>
            <w:r w:rsidRPr="000A7817">
              <w:t>een</w:t>
            </w:r>
            <w:r w:rsidRPr="274F9F12">
              <w:t xml:space="preserve"> </w:t>
            </w:r>
            <w:r w:rsidRPr="000A7817">
              <w:t>individueel document/bestand</w:t>
            </w:r>
            <w:r w:rsidR="70540CE6" w:rsidRPr="274F9F12">
              <w:t xml:space="preserve">. </w:t>
            </w:r>
          </w:p>
          <w:p w14:paraId="006DE390" w14:textId="091F061D" w:rsidR="005010B7" w:rsidRDefault="3A0B6455">
            <w:r w:rsidRPr="000A7817">
              <w:t>H</w:t>
            </w:r>
            <w:r w:rsidR="01723AC2" w:rsidRPr="000A7817">
              <w:t xml:space="preserve">iernaast </w:t>
            </w:r>
            <w:r w:rsidRPr="000A7817">
              <w:t>speelt</w:t>
            </w:r>
            <w:r w:rsidR="34294275" w:rsidRPr="274F9F12">
              <w:t xml:space="preserve"> </w:t>
            </w:r>
            <w:r w:rsidR="0D6FFE74" w:rsidRPr="000A7817">
              <w:t>bij de zoektocht naar e</w:t>
            </w:r>
            <w:r w:rsidR="41CCCF7A" w:rsidRPr="000A7817">
              <w:t>en co</w:t>
            </w:r>
            <w:r w:rsidR="4FF481AE" w:rsidRPr="000A7817">
              <w:t>n</w:t>
            </w:r>
            <w:r w:rsidR="41CCCF7A" w:rsidRPr="000A7817">
              <w:t>ceptueel goed passende</w:t>
            </w:r>
            <w:r w:rsidR="3EA23B4E" w:rsidRPr="000A7817">
              <w:t xml:space="preserve"> naam, de overgang van papier naar digitaal ee</w:t>
            </w:r>
            <w:r w:rsidR="7A2E12D1" w:rsidRPr="000A7817">
              <w:t xml:space="preserve">n rol; de term brief voelt te </w:t>
            </w:r>
            <w:r w:rsidR="4EDA21A3" w:rsidRPr="000A7817">
              <w:t xml:space="preserve">beperkt, ook al is zij </w:t>
            </w:r>
            <w:r w:rsidR="24B800CE" w:rsidRPr="000A7817">
              <w:t xml:space="preserve">wel </w:t>
            </w:r>
            <w:r w:rsidR="4EDA21A3" w:rsidRPr="000A7817">
              <w:t>duidelijk</w:t>
            </w:r>
            <w:r w:rsidR="64A10754" w:rsidRPr="000A7817">
              <w:t xml:space="preserve"> als metafoor voor </w:t>
            </w:r>
            <w:r w:rsidR="137C287E" w:rsidRPr="000A7817">
              <w:t>de enkelvoudig</w:t>
            </w:r>
            <w:r w:rsidR="4CB7ADB3" w:rsidRPr="000A7817">
              <w:t>e dan wel verzameling documenten/bestand</w:t>
            </w:r>
            <w:r w:rsidR="15DE764F" w:rsidRPr="000A7817">
              <w:t>en die als 1 geheel</w:t>
            </w:r>
            <w:r w:rsidR="594E70CA" w:rsidRPr="000A7817">
              <w:t>, namelijk b</w:t>
            </w:r>
            <w:r w:rsidR="0E66B5F1" w:rsidRPr="000A7817">
              <w:t>innen de envelop van 1 brief,</w:t>
            </w:r>
            <w:r w:rsidR="15DE764F" w:rsidRPr="000A7817">
              <w:t xml:space="preserve"> ontvangen </w:t>
            </w:r>
            <w:r w:rsidR="7CDF82F8" w:rsidRPr="000A7817">
              <w:t xml:space="preserve">/verstuurd </w:t>
            </w:r>
            <w:r w:rsidR="142E6B2A" w:rsidRPr="0011315E">
              <w:rPr>
                <w:rFonts w:ascii="Calibri" w:eastAsia="Calibri" w:hAnsi="Calibri" w:cs="Calibri"/>
                <w:color w:val="000000" w:themeColor="text1"/>
                <w:sz w:val="21"/>
                <w:szCs w:val="21"/>
              </w:rPr>
              <w:t>worden</w:t>
            </w:r>
            <w:r w:rsidR="7CDF82F8" w:rsidRPr="274F9F12">
              <w:t xml:space="preserve">. </w:t>
            </w:r>
            <w:r w:rsidR="6568905E" w:rsidRPr="6568905E">
              <w:t xml:space="preserve">De term </w:t>
            </w:r>
            <w:r w:rsidR="5A9C9E5C" w:rsidRPr="5A9C9E5C">
              <w:t>poststuk voelt hierin al wat neutraler</w:t>
            </w:r>
            <w:r w:rsidR="316443C7" w:rsidRPr="5A9C9E5C">
              <w:t>/ minder histor</w:t>
            </w:r>
            <w:r w:rsidR="14E1333A" w:rsidRPr="5A9C9E5C">
              <w:t>isch</w:t>
            </w:r>
            <w:r w:rsidR="566A2A17" w:rsidRPr="274F9F12">
              <w:t xml:space="preserve">. </w:t>
            </w:r>
          </w:p>
          <w:p w14:paraId="10169D14" w14:textId="2D5DBBDA" w:rsidR="005010B7" w:rsidRDefault="5A9C9E5C">
            <w:r w:rsidRPr="5A9C9E5C">
              <w:t xml:space="preserve">Omdat correspondentie een </w:t>
            </w:r>
            <w:r w:rsidR="14E1333A" w:rsidRPr="5A9C9E5C">
              <w:t>uit</w:t>
            </w:r>
            <w:r w:rsidRPr="5A9C9E5C">
              <w:t xml:space="preserve">wisseling impliceert, </w:t>
            </w:r>
            <w:r w:rsidR="274F9F12" w:rsidRPr="5A9C9E5C">
              <w:t xml:space="preserve">een proces, </w:t>
            </w:r>
            <w:r w:rsidR="602808B3" w:rsidRPr="5A9C9E5C">
              <w:t>past deze term concept</w:t>
            </w:r>
            <w:r w:rsidR="55934FE6" w:rsidRPr="5A9C9E5C">
              <w:t>ueel niet goed</w:t>
            </w:r>
            <w:r w:rsidR="1DB3D180" w:rsidRPr="274F9F12">
              <w:t xml:space="preserve"> </w:t>
            </w:r>
            <w:r w:rsidR="1DB3D180" w:rsidRPr="5A9C9E5C">
              <w:t>bij het bedoelde niveau</w:t>
            </w:r>
            <w:r w:rsidR="46E8FF0B" w:rsidRPr="5A9C9E5C">
              <w:t xml:space="preserve"> van 1 p</w:t>
            </w:r>
            <w:r w:rsidR="7C2D9A5E" w:rsidRPr="5A9C9E5C">
              <w:t>oststuk</w:t>
            </w:r>
            <w:r w:rsidR="55934FE6" w:rsidRPr="274F9F12">
              <w:t xml:space="preserve">. </w:t>
            </w:r>
          </w:p>
          <w:p w14:paraId="77EFBD29" w14:textId="61E0659D" w:rsidR="005010B7" w:rsidRDefault="55934FE6" w:rsidP="007A13E7">
            <w:pPr>
              <w:rPr>
                <w:ins w:id="55" w:author="Richard Westerhof" w:date="2019-12-09T16:08:00Z"/>
              </w:rPr>
            </w:pPr>
            <w:r w:rsidRPr="5A9C9E5C">
              <w:t>De term</w:t>
            </w:r>
            <w:r w:rsidR="5A9C9E5C" w:rsidRPr="5A9C9E5C">
              <w:t xml:space="preserve"> correspondentie-item</w:t>
            </w:r>
            <w:r w:rsidR="5A9C9E5C" w:rsidRPr="274F9F12">
              <w:t xml:space="preserve"> </w:t>
            </w:r>
            <w:r w:rsidR="0FE29C10" w:rsidRPr="55934FE6">
              <w:t>benadrukt</w:t>
            </w:r>
            <w:r w:rsidR="5A9C9E5C" w:rsidRPr="0FE29C10">
              <w:t xml:space="preserve"> het niveau van het individuele document/bestand</w:t>
            </w:r>
            <w:r w:rsidR="0FE29C10" w:rsidRPr="55934FE6">
              <w:t xml:space="preserve"> en is daarmee ook minder </w:t>
            </w:r>
            <w:r w:rsidR="71414831" w:rsidRPr="55934FE6">
              <w:t>passend. Hiermee</w:t>
            </w:r>
            <w:r w:rsidR="0FE29C10" w:rsidRPr="55934FE6">
              <w:t xml:space="preserve"> komen we voor de bouwsteen</w:t>
            </w:r>
            <w:r w:rsidR="6179E17A" w:rsidRPr="000A7817">
              <w:t xml:space="preserve"> uit op de term P</w:t>
            </w:r>
            <w:r w:rsidR="6EA07A06" w:rsidRPr="000A7817">
              <w:t>o</w:t>
            </w:r>
            <w:r w:rsidR="6179E17A" w:rsidRPr="000A7817">
              <w:t>ststuk</w:t>
            </w:r>
            <w:r w:rsidR="000A7817" w:rsidRPr="000A7817">
              <w:t>.</w:t>
            </w:r>
            <w:r w:rsidR="009C7A57">
              <w:t xml:space="preserve"> </w:t>
            </w:r>
            <w:ins w:id="56" w:author="Richard Westerhof" w:date="2019-12-09T16:08:00Z">
              <w:r w:rsidR="00BE507E">
                <w:t>“</w:t>
              </w:r>
            </w:ins>
            <w:ins w:id="57" w:author="Richard Westerhof" w:date="2019-12-09T16:07:00Z">
              <w:r w:rsidR="006A3E70">
                <w:t>Poststuk</w:t>
              </w:r>
            </w:ins>
            <w:ins w:id="58" w:author="Richard Westerhof" w:date="2019-12-09T16:08:00Z">
              <w:r w:rsidR="00BE507E">
                <w:t>”</w:t>
              </w:r>
            </w:ins>
            <w:ins w:id="59" w:author="Richard Westerhof" w:date="2019-12-09T16:07:00Z">
              <w:r w:rsidR="006A3E70">
                <w:t xml:space="preserve"> blijk bij sommigen echter even </w:t>
              </w:r>
            </w:ins>
            <w:ins w:id="60" w:author="Richard Westerhof" w:date="2019-12-09T16:11:00Z">
              <w:r w:rsidR="00642395">
                <w:t xml:space="preserve">zeer en soms juist </w:t>
              </w:r>
            </w:ins>
            <w:ins w:id="61" w:author="Richard Westerhof" w:date="2019-12-09T16:07:00Z">
              <w:r w:rsidR="006A3E70">
                <w:t xml:space="preserve">meer </w:t>
              </w:r>
              <w:r w:rsidR="00BE507E">
                <w:t xml:space="preserve">dan “brief” </w:t>
              </w:r>
              <w:r w:rsidR="006A3E70">
                <w:t xml:space="preserve">aan te sluiten bij </w:t>
              </w:r>
              <w:r w:rsidR="00B25A6D">
                <w:t>het idee van “papier”</w:t>
              </w:r>
            </w:ins>
            <w:ins w:id="62" w:author="Richard Westerhof" w:date="2019-12-09T16:08:00Z">
              <w:r w:rsidR="00BE507E">
                <w:t xml:space="preserve">. Daarbij komt dat in taalgebruik “poststuk” niet vaak gebezigd wordt. </w:t>
              </w:r>
            </w:ins>
          </w:p>
          <w:p w14:paraId="2A2ECBB6" w14:textId="2DF802A3" w:rsidR="00E96C24" w:rsidRDefault="00E96C24" w:rsidP="007A13E7">
            <w:ins w:id="63" w:author="Richard Westerhof" w:date="2019-12-09T16:08:00Z">
              <w:r>
                <w:t xml:space="preserve">Conclusie is dat we </w:t>
              </w:r>
            </w:ins>
            <w:ins w:id="64" w:author="Richard Westerhof" w:date="2019-12-09T16:12:00Z">
              <w:r w:rsidR="00253CBF">
                <w:t xml:space="preserve">voor nu </w:t>
              </w:r>
            </w:ins>
            <w:ins w:id="65" w:author="Richard Westerhof" w:date="2019-12-09T16:08:00Z">
              <w:r>
                <w:t>blijven bij de term “Brief”</w:t>
              </w:r>
            </w:ins>
            <w:ins w:id="66" w:author="Richard Westerhof" w:date="2019-12-09T16:16:00Z">
              <w:r w:rsidR="007A6709">
                <w:t xml:space="preserve">, dat leidt </w:t>
              </w:r>
              <w:r w:rsidR="003E4B36">
                <w:t>niet tot spraakverwa</w:t>
              </w:r>
            </w:ins>
            <w:ins w:id="67" w:author="Richard Westerhof" w:date="2019-12-09T16:17:00Z">
              <w:r w:rsidR="003E4B36">
                <w:t xml:space="preserve">rring en </w:t>
              </w:r>
              <w:r w:rsidR="00BF2546">
                <w:t xml:space="preserve">maakt het onderscheid met “bericht” en de </w:t>
              </w:r>
            </w:ins>
            <w:ins w:id="68" w:author="Richard Westerhof" w:date="2019-12-09T16:19:00Z">
              <w:r w:rsidR="006D19F3">
                <w:t>genoemde</w:t>
              </w:r>
            </w:ins>
            <w:ins w:id="69" w:author="Richard Westerhof" w:date="2019-12-09T16:17:00Z">
              <w:r w:rsidR="00BF2546">
                <w:t xml:space="preserve"> </w:t>
              </w:r>
              <w:proofErr w:type="spellStart"/>
              <w:r w:rsidR="00BF2546">
                <w:t>niveau’s</w:t>
              </w:r>
              <w:proofErr w:type="spellEnd"/>
              <w:r w:rsidR="00BF2546">
                <w:t xml:space="preserve"> duidelijk. </w:t>
              </w:r>
            </w:ins>
          </w:p>
          <w:p w14:paraId="11773591" w14:textId="77777777" w:rsidR="000A7817" w:rsidRDefault="000A7817" w:rsidP="007A13E7"/>
          <w:p w14:paraId="2B802EAE" w14:textId="0BEC1A23" w:rsidR="000A7817" w:rsidRPr="000A7817" w:rsidRDefault="000A7817" w:rsidP="007A13E7">
            <w:r>
              <w:t xml:space="preserve">Voor de </w:t>
            </w:r>
            <w:r w:rsidR="5ECEDA93">
              <w:t>individuele</w:t>
            </w:r>
            <w:r w:rsidR="17F2586B">
              <w:t xml:space="preserve"> documenten/bestanden </w:t>
            </w:r>
            <w:r w:rsidR="77E6394F">
              <w:t xml:space="preserve">binnen een </w:t>
            </w:r>
            <w:del w:id="70" w:author="Richard Westerhof" w:date="2019-12-09T16:12:00Z">
              <w:r w:rsidR="77E6394F" w:rsidDel="00D54118">
                <w:delText xml:space="preserve">poststuk </w:delText>
              </w:r>
            </w:del>
            <w:ins w:id="71" w:author="Richard Westerhof" w:date="2019-12-09T16:12:00Z">
              <w:r w:rsidR="00D54118">
                <w:t xml:space="preserve">brief </w:t>
              </w:r>
            </w:ins>
            <w:r>
              <w:t>gebruiken we de neutrale term “document</w:t>
            </w:r>
            <w:r w:rsidR="17F2586B">
              <w:t>”</w:t>
            </w:r>
            <w:r w:rsidR="77E6394F">
              <w:t xml:space="preserve"> als container</w:t>
            </w:r>
            <w:r w:rsidRPr="0173934E">
              <w:t xml:space="preserve">. </w:t>
            </w:r>
            <w:r w:rsidR="48DE0285">
              <w:t xml:space="preserve">De </w:t>
            </w:r>
            <w:r w:rsidR="7170DBD1">
              <w:t xml:space="preserve">nadere specificaties, </w:t>
            </w:r>
            <w:r w:rsidR="43270E22">
              <w:t xml:space="preserve">nog sterker digitaal, krijgen de naam </w:t>
            </w:r>
            <w:r w:rsidR="0173934E">
              <w:t>“</w:t>
            </w:r>
            <w:r w:rsidR="43270E22">
              <w:t>bestand</w:t>
            </w:r>
            <w:r w:rsidR="0173934E">
              <w:t>”</w:t>
            </w:r>
            <w:r w:rsidR="43270E22">
              <w:t xml:space="preserve"> </w:t>
            </w:r>
            <w:r w:rsidR="0173934E">
              <w:t>(bestand</w:t>
            </w:r>
            <w:del w:id="72" w:author="Richard Westerhof" w:date="2019-12-09T16:17:00Z">
              <w:r w:rsidR="0173934E" w:rsidDel="002C328E">
                <w:delText xml:space="preserve">, </w:delText>
              </w:r>
            </w:del>
            <w:ins w:id="73" w:author="Richard Westerhof" w:date="2019-12-09T16:17:00Z">
              <w:r w:rsidR="002C328E">
                <w:t xml:space="preserve"> en </w:t>
              </w:r>
            </w:ins>
            <w:ins w:id="74" w:author="Yvonne Pijnacker Hordijk" w:date="2019-12-13T17:06:00Z">
              <w:r w:rsidR="0173934E">
                <w:t>bestandstypering)</w:t>
              </w:r>
            </w:ins>
            <w:del w:id="75" w:author="Richard Westerhof" w:date="2019-12-09T16:17:00Z">
              <w:r w:rsidR="0173934E" w:rsidDel="002C328E">
                <w:delText>en bestandreferentie</w:delText>
              </w:r>
            </w:del>
            <w:del w:id="76" w:author="Yvonne Pijnacker Hordijk" w:date="2019-12-13T17:06:00Z">
              <w:r w:rsidR="0173934E" w:rsidDel="70FC90DA">
                <w:delText>)</w:delText>
              </w:r>
            </w:del>
            <w:r>
              <w:t xml:space="preserve"> </w:t>
            </w:r>
          </w:p>
        </w:tc>
      </w:tr>
      <w:tr w:rsidR="005010B7" w14:paraId="3E0A7524" w14:textId="77777777" w:rsidTr="70FC90DA">
        <w:tc>
          <w:tcPr>
            <w:tcW w:w="2263" w:type="dxa"/>
          </w:tcPr>
          <w:p w14:paraId="5A3A640F" w14:textId="77777777" w:rsidR="005010B7" w:rsidRPr="00B35C09" w:rsidRDefault="005010B7" w:rsidP="007A13E7">
            <w:pPr>
              <w:rPr>
                <w:rFonts w:eastAsiaTheme="minorEastAsia"/>
              </w:rPr>
            </w:pPr>
            <w:r w:rsidRPr="00B35C09">
              <w:t>Conclusie</w:t>
            </w:r>
          </w:p>
        </w:tc>
        <w:tc>
          <w:tcPr>
            <w:tcW w:w="6799" w:type="dxa"/>
          </w:tcPr>
          <w:p w14:paraId="0D1D747C" w14:textId="79149B87" w:rsidR="005010B7" w:rsidRPr="000A7817" w:rsidRDefault="322138A4" w:rsidP="007A13E7">
            <w:del w:id="77" w:author="Richard Westerhof" w:date="2019-12-09T16:19:00Z">
              <w:r w:rsidRPr="000A7817" w:rsidDel="006D19F3">
                <w:delText xml:space="preserve">Voorstel voor </w:delText>
              </w:r>
              <w:r w:rsidR="7041343A" w:rsidRPr="000A7817" w:rsidDel="006D19F3">
                <w:delText>het gebruik</w:delText>
              </w:r>
            </w:del>
            <w:ins w:id="78" w:author="Richard Westerhof" w:date="2019-12-09T16:19:00Z">
              <w:r w:rsidR="006D19F3">
                <w:t xml:space="preserve">Gebruik de </w:t>
              </w:r>
            </w:ins>
            <w:del w:id="79" w:author="Richard Westerhof" w:date="2019-12-09T16:19:00Z">
              <w:r w:rsidR="7041343A" w:rsidRPr="000A7817" w:rsidDel="006D19F3">
                <w:delText xml:space="preserve"> van </w:delText>
              </w:r>
              <w:r w:rsidRPr="000A7817" w:rsidDel="006D19F3">
                <w:delText xml:space="preserve">de </w:delText>
              </w:r>
            </w:del>
            <w:r w:rsidRPr="000A7817">
              <w:t>t</w:t>
            </w:r>
            <w:r w:rsidR="00D27781" w:rsidRPr="000A7817">
              <w:t xml:space="preserve">erm </w:t>
            </w:r>
            <w:del w:id="80" w:author="Richard Westerhof" w:date="2019-12-09T16:17:00Z">
              <w:r w:rsidR="3FF872B0" w:rsidRPr="0011315E" w:rsidDel="002C328E">
                <w:rPr>
                  <w:b/>
                  <w:bCs/>
                </w:rPr>
                <w:delText xml:space="preserve">poststuk </w:delText>
              </w:r>
            </w:del>
            <w:ins w:id="81" w:author="Richard Westerhof" w:date="2019-12-09T16:17:00Z">
              <w:r w:rsidR="002C328E">
                <w:rPr>
                  <w:b/>
                  <w:bCs/>
                </w:rPr>
                <w:t>brief</w:t>
              </w:r>
              <w:r w:rsidR="002C328E" w:rsidRPr="0011315E">
                <w:rPr>
                  <w:b/>
                  <w:bCs/>
                </w:rPr>
                <w:t xml:space="preserve"> </w:t>
              </w:r>
            </w:ins>
            <w:r w:rsidR="3FF872B0" w:rsidRPr="000A7817">
              <w:t>voor de</w:t>
            </w:r>
            <w:ins w:id="82" w:author="Richard Westerhof" w:date="2019-12-09T16:20:00Z">
              <w:r w:rsidR="005F4E58">
                <w:t xml:space="preserve">ze zib, en </w:t>
              </w:r>
              <w:r w:rsidR="00A82F67">
                <w:t>de</w:t>
              </w:r>
            </w:ins>
            <w:del w:id="83" w:author="Richard Westerhof" w:date="2019-12-09T16:20:00Z">
              <w:r w:rsidR="3FF872B0" w:rsidRPr="000A7817" w:rsidDel="00A82F67">
                <w:delText xml:space="preserve"> (enkelvoudige</w:delText>
              </w:r>
            </w:del>
            <w:del w:id="84" w:author="Richard Westerhof" w:date="2019-12-09T16:21:00Z">
              <w:r w:rsidR="3FF872B0" w:rsidRPr="000A7817" w:rsidDel="00A25D1B">
                <w:delText>)</w:delText>
              </w:r>
            </w:del>
            <w:r w:rsidR="3FF872B0" w:rsidRPr="000A7817">
              <w:t xml:space="preserve"> verzameling van individuele documenten/bestanden d</w:t>
            </w:r>
            <w:r w:rsidR="0C86CDED" w:rsidRPr="000A7817">
              <w:t>ie</w:t>
            </w:r>
            <w:r w:rsidR="3FF872B0" w:rsidRPr="1A6FDC07">
              <w:t xml:space="preserve"> </w:t>
            </w:r>
            <w:r w:rsidR="79FBEF68">
              <w:t xml:space="preserve">op 1 moment verwerkt dan wel verzonden </w:t>
            </w:r>
            <w:del w:id="85" w:author="Richard Westerhof" w:date="2019-12-09T16:18:00Z">
              <w:r w:rsidR="79FBEF68" w:rsidDel="002C328E">
                <w:delText>worden</w:delText>
              </w:r>
            </w:del>
            <w:ins w:id="86" w:author="Richard Westerhof" w:date="2019-12-09T16:18:00Z">
              <w:r w:rsidR="002C328E">
                <w:t>zijn</w:t>
              </w:r>
            </w:ins>
            <w:r w:rsidR="540E40CD" w:rsidRPr="1A6FDC07">
              <w:t xml:space="preserve">, </w:t>
            </w:r>
            <w:r w:rsidR="79FBEF68">
              <w:t>en d</w:t>
            </w:r>
            <w:r w:rsidR="540E40CD">
              <w:t>e term</w:t>
            </w:r>
            <w:r w:rsidR="00D27781" w:rsidRPr="1A6FDC07">
              <w:t xml:space="preserve"> </w:t>
            </w:r>
            <w:r w:rsidR="540E40CD" w:rsidRPr="0011315E">
              <w:rPr>
                <w:b/>
                <w:bCs/>
              </w:rPr>
              <w:t>d</w:t>
            </w:r>
            <w:r w:rsidR="00D27781" w:rsidRPr="0011315E">
              <w:rPr>
                <w:b/>
                <w:bCs/>
              </w:rPr>
              <w:t>ocument</w:t>
            </w:r>
            <w:del w:id="87" w:author="Richard Westerhof" w:date="2019-12-09T16:20:00Z">
              <w:r w:rsidR="4AC3FB4F" w:rsidRPr="0011315E" w:rsidDel="006D19F3">
                <w:rPr>
                  <w:b/>
                  <w:bCs/>
                </w:rPr>
                <w:delText>/bestand</w:delText>
              </w:r>
            </w:del>
            <w:r w:rsidR="4AC3FB4F" w:rsidRPr="0011315E">
              <w:rPr>
                <w:b/>
                <w:bCs/>
              </w:rPr>
              <w:t xml:space="preserve"> </w:t>
            </w:r>
            <w:r w:rsidR="6A9C02E0" w:rsidRPr="6A9C02E0">
              <w:t>voor een onderdeel daarvan</w:t>
            </w:r>
            <w:r w:rsidR="00D27781" w:rsidRPr="1A6FDC07">
              <w:t>.</w:t>
            </w:r>
            <w:r w:rsidR="1A6FDC07" w:rsidRPr="1A6FDC07">
              <w:t xml:space="preserve"> </w:t>
            </w:r>
            <w:del w:id="88" w:author="Richard Westerhof" w:date="2019-12-09T16:20:00Z">
              <w:r w:rsidR="1A6FDC07" w:rsidRPr="1A6FDC07" w:rsidDel="005F4E58">
                <w:delText>De naam van de bouwsteen wordt hiermee Bouwsteen Poststuk.</w:delText>
              </w:r>
            </w:del>
          </w:p>
        </w:tc>
      </w:tr>
    </w:tbl>
    <w:p w14:paraId="0A8C364D" w14:textId="77777777" w:rsidR="006E38C4" w:rsidRPr="005010B7" w:rsidRDefault="006E38C4" w:rsidP="000A7817"/>
    <w:p w14:paraId="58B12186" w14:textId="76399BC3" w:rsidR="00181EA2" w:rsidRDefault="00181EA2" w:rsidP="00181EA2">
      <w:pPr>
        <w:pStyle w:val="Kop3"/>
      </w:pPr>
      <w:r>
        <w:t>Briefinhoud is niet specifiek genoeg</w:t>
      </w:r>
      <w:r w:rsidR="009C7A57">
        <w:t>, term briefinhoud is niet in lijn met</w:t>
      </w:r>
      <w:r w:rsidR="006F028D">
        <w:t xml:space="preserve"> de term “correspondentie-</w:t>
      </w:r>
      <w:ins w:id="89" w:author="Richard Westerhof" w:date="2019-11-20T11:13:00Z">
        <w:r w:rsidR="594EFDAA">
          <w:t>item</w:t>
        </w:r>
      </w:ins>
      <w:r w:rsidR="006F028D">
        <w:t>”</w:t>
      </w:r>
    </w:p>
    <w:tbl>
      <w:tblPr>
        <w:tblStyle w:val="Tabelraster"/>
        <w:tblW w:w="0" w:type="auto"/>
        <w:tblLook w:val="04A0" w:firstRow="1" w:lastRow="0" w:firstColumn="1" w:lastColumn="0" w:noHBand="0" w:noVBand="1"/>
      </w:tblPr>
      <w:tblGrid>
        <w:gridCol w:w="2263"/>
        <w:gridCol w:w="6799"/>
        <w:tblGridChange w:id="90">
          <w:tblGrid>
            <w:gridCol w:w="2263"/>
            <w:gridCol w:w="6799"/>
          </w:tblGrid>
        </w:tblGridChange>
      </w:tblGrid>
      <w:tr w:rsidR="00181EA2" w14:paraId="6BF32A18" w14:textId="77777777" w:rsidTr="70FC90DA">
        <w:tc>
          <w:tcPr>
            <w:tcW w:w="2263" w:type="dxa"/>
          </w:tcPr>
          <w:p w14:paraId="1E5FEF1E" w14:textId="77777777" w:rsidR="00181EA2" w:rsidRDefault="00181EA2" w:rsidP="004A5441">
            <w:r>
              <w:t>HIS-Referentiemodel</w:t>
            </w:r>
          </w:p>
        </w:tc>
        <w:tc>
          <w:tcPr>
            <w:tcW w:w="6799" w:type="dxa"/>
          </w:tcPr>
          <w:p w14:paraId="5B5F23F4" w14:textId="093B839C" w:rsidR="00181EA2" w:rsidRDefault="00330552" w:rsidP="004A5441">
            <w:r>
              <w:t xml:space="preserve">Brief : </w:t>
            </w:r>
            <w:r w:rsidR="00181EA2">
              <w:t>Briefinhoud</w:t>
            </w:r>
          </w:p>
        </w:tc>
      </w:tr>
      <w:tr w:rsidR="00181EA2" w14:paraId="7F11DEC2" w14:textId="77777777" w:rsidTr="70FC90DA">
        <w:tblPrEx>
          <w:tblW w:w="0" w:type="auto"/>
          <w:tblPrExChange w:id="91" w:author="Richard Westerhof" w:date="2019-12-09T16:21:00Z">
            <w:tblPrEx>
              <w:tblW w:w="0" w:type="auto"/>
            </w:tblPrEx>
          </w:tblPrExChange>
        </w:tblPrEx>
        <w:trPr>
          <w:trHeight w:val="708"/>
        </w:trPr>
        <w:tc>
          <w:tcPr>
            <w:tcW w:w="2263" w:type="dxa"/>
            <w:tcPrChange w:id="92" w:author="Richard Westerhof" w:date="2019-12-09T16:21:00Z">
              <w:tcPr>
                <w:tcW w:w="2263" w:type="dxa"/>
              </w:tcPr>
            </w:tcPrChange>
          </w:tcPr>
          <w:p w14:paraId="71B24A71" w14:textId="77777777" w:rsidR="00181EA2" w:rsidRDefault="00181EA2" w:rsidP="004A5441">
            <w:r>
              <w:t>Probleem</w:t>
            </w:r>
          </w:p>
        </w:tc>
        <w:tc>
          <w:tcPr>
            <w:tcW w:w="6799" w:type="dxa"/>
            <w:tcPrChange w:id="93" w:author="Richard Westerhof" w:date="2019-12-09T16:21:00Z">
              <w:tcPr>
                <w:tcW w:w="6799" w:type="dxa"/>
              </w:tcPr>
            </w:tcPrChange>
          </w:tcPr>
          <w:p w14:paraId="5FDEBD52" w14:textId="24AF7F59" w:rsidR="00181EA2" w:rsidRDefault="00181EA2" w:rsidP="004A5441">
            <w:r>
              <w:t>Briefinhoud</w:t>
            </w:r>
            <w:r w:rsidR="00A13566">
              <w:t xml:space="preserve">/document verdient verdere uitwerking ten behoeve van </w:t>
            </w:r>
            <w:r w:rsidR="004C783C">
              <w:t>het automatisch verwerken in het HIS.</w:t>
            </w:r>
          </w:p>
        </w:tc>
      </w:tr>
      <w:tr w:rsidR="00181EA2" w14:paraId="48D5E27E" w14:textId="77777777" w:rsidTr="70FC90DA">
        <w:tc>
          <w:tcPr>
            <w:tcW w:w="2263" w:type="dxa"/>
          </w:tcPr>
          <w:p w14:paraId="47DF9C4F" w14:textId="77777777" w:rsidR="00181EA2" w:rsidRPr="00B35C09" w:rsidRDefault="00181EA2" w:rsidP="004A5441">
            <w:pPr>
              <w:rPr>
                <w:rFonts w:eastAsiaTheme="minorEastAsia"/>
              </w:rPr>
            </w:pPr>
            <w:r w:rsidRPr="00B35C09">
              <w:rPr>
                <w:rFonts w:eastAsiaTheme="minorEastAsia"/>
              </w:rPr>
              <w:t>Uitleg en redenering</w:t>
            </w:r>
          </w:p>
        </w:tc>
        <w:tc>
          <w:tcPr>
            <w:tcW w:w="6799" w:type="dxa"/>
          </w:tcPr>
          <w:p w14:paraId="36F71580" w14:textId="0CC00CA5" w:rsidR="006F028D" w:rsidRDefault="00330552">
            <w:pPr>
              <w:pPrChange w:id="94" w:author="Richard Westerhof" w:date="2019-12-09T16:21:00Z">
                <w:pPr>
                  <w:pStyle w:val="Tekstopmerking"/>
                </w:pPr>
              </w:pPrChange>
            </w:pPr>
            <w:r>
              <w:t>Briefinhoud is een kenmerk van brief in het HIS-Referentiemodel. In de brief</w:t>
            </w:r>
            <w:r w:rsidR="005000A4">
              <w:t>houd</w:t>
            </w:r>
            <w:r>
              <w:t xml:space="preserve"> staat </w:t>
            </w:r>
            <w:r w:rsidR="005000A4">
              <w:t xml:space="preserve">in principe het poststuk zoals het ontvangen of verzonden is. Voor de praktijk is meer structuur nodig, zodat </w:t>
            </w:r>
            <w:proofErr w:type="spellStart"/>
            <w:r w:rsidR="005000A4">
              <w:t>Xissen</w:t>
            </w:r>
            <w:proofErr w:type="spellEnd"/>
            <w:r w:rsidR="005000A4">
              <w:t xml:space="preserve"> dit gemakkelijker kunnen verwerken tijdens een overdracht</w:t>
            </w:r>
            <w:ins w:id="95" w:author="Yvonne Pijnacker Hordijk" w:date="2019-12-13T17:06:00Z">
              <w:r w:rsidR="70FC90DA">
                <w:t xml:space="preserve"> </w:t>
              </w:r>
            </w:ins>
            <w:r w:rsidR="005000A4">
              <w:t>situatie.</w:t>
            </w:r>
          </w:p>
          <w:p w14:paraId="2ABD2B11" w14:textId="3629F7E7" w:rsidR="005000A4" w:rsidRDefault="005000A4">
            <w:pPr>
              <w:pPrChange w:id="96" w:author="Richard Westerhof" w:date="2019-12-09T16:21:00Z">
                <w:pPr>
                  <w:pStyle w:val="Tekstopmerking"/>
                </w:pPr>
              </w:pPrChange>
            </w:pPr>
          </w:p>
          <w:p w14:paraId="5CEAA5EA" w14:textId="1BFA4B86" w:rsidR="00076AC2" w:rsidRPr="00076AC2" w:rsidRDefault="005F6E5A">
            <w:pPr>
              <w:rPr>
                <w:ins w:id="97" w:author="Yvonne Pijnacker Hordijk" w:date="2019-12-05T11:42:00Z"/>
              </w:rPr>
            </w:pPr>
            <w:proofErr w:type="spellStart"/>
            <w:r w:rsidRPr="003B35B1">
              <w:t>HIS’en</w:t>
            </w:r>
            <w:proofErr w:type="spellEnd"/>
            <w:r w:rsidRPr="003B35B1">
              <w:t xml:space="preserve"> geven aan dat een </w:t>
            </w:r>
            <w:ins w:id="98" w:author="Yvonne Pijnacker Hordijk" w:date="2019-12-05T11:37:00Z">
              <w:r w:rsidR="003B35B1" w:rsidRPr="003B35B1">
                <w:t>mime-</w:t>
              </w:r>
            </w:ins>
            <w:r w:rsidRPr="003B35B1">
              <w:t>type</w:t>
            </w:r>
            <w:ins w:id="99" w:author="Yvonne Pijnacker Hordijk" w:date="2019-12-05T11:37:00Z">
              <w:r w:rsidR="003B35B1" w:rsidRPr="003B35B1">
                <w:t xml:space="preserve"> </w:t>
              </w:r>
            </w:ins>
            <w:r w:rsidRPr="003B35B1">
              <w:t xml:space="preserve">bij een document nodig is voor het automatisch verwerken. </w:t>
            </w:r>
            <w:ins w:id="100" w:author="Yvonne Pijnacker Hordijk" w:date="2019-12-05T11:38:00Z">
              <w:r w:rsidR="003B35B1" w:rsidRPr="003B35B1">
                <w:t>H</w:t>
              </w:r>
            </w:ins>
            <w:ins w:id="101" w:author="Yvonne Pijnacker Hordijk" w:date="2019-12-05T11:37:00Z">
              <w:r w:rsidR="003B35B1" w:rsidRPr="003B35B1">
                <w:t>et mime-type</w:t>
              </w:r>
            </w:ins>
            <w:ins w:id="102" w:author="Yvonne Pijnacker Hordijk" w:date="2019-12-05T11:39:00Z">
              <w:r w:rsidR="003B35B1" w:rsidRPr="003B35B1">
                <w:t xml:space="preserve"> geeft</w:t>
              </w:r>
            </w:ins>
            <w:ins w:id="103" w:author="Yvonne Pijnacker Hordijk" w:date="2019-12-05T11:38:00Z">
              <w:r w:rsidR="003B35B1" w:rsidRPr="003B35B1">
                <w:t xml:space="preserve"> informatie hoe </w:t>
              </w:r>
            </w:ins>
            <w:ins w:id="104" w:author="Yvonne Pijnacker Hordijk" w:date="2019-12-05T11:39:00Z">
              <w:r w:rsidR="003B35B1" w:rsidRPr="003B35B1">
                <w:t>een</w:t>
              </w:r>
            </w:ins>
            <w:ins w:id="105" w:author="Yvonne Pijnacker Hordijk" w:date="2019-12-05T11:38:00Z">
              <w:r w:rsidR="003B35B1" w:rsidRPr="003B35B1">
                <w:t xml:space="preserve"> </w:t>
              </w:r>
              <w:del w:id="106" w:author="Richard Westerhof" w:date="2019-12-12T14:19:00Z">
                <w:r w:rsidR="003B35B1" w:rsidRPr="003B35B1" w:rsidDel="00D57BD3">
                  <w:delText>programma</w:delText>
                </w:r>
              </w:del>
            </w:ins>
            <w:ins w:id="107" w:author="Richard Westerhof" w:date="2019-12-12T14:19:00Z">
              <w:r w:rsidR="00D57BD3">
                <w:t>applicatie</w:t>
              </w:r>
            </w:ins>
            <w:ins w:id="108" w:author="Yvonne Pijnacker Hordijk" w:date="2019-12-05T11:38:00Z">
              <w:r w:rsidR="003B35B1" w:rsidRPr="003B35B1">
                <w:t xml:space="preserve"> met een bestand dient om te gaan.</w:t>
              </w:r>
            </w:ins>
            <w:ins w:id="109" w:author="Yvonne Pijnacker Hordijk" w:date="2019-12-05T11:41:00Z">
              <w:r w:rsidR="00076AC2">
                <w:t xml:space="preserve"> Veel gebruikte mime-types zijn </w:t>
              </w:r>
              <w:r w:rsidR="00076AC2" w:rsidRPr="00076AC2">
                <w:t>image/</w:t>
              </w:r>
              <w:proofErr w:type="spellStart"/>
              <w:r w:rsidR="00076AC2" w:rsidRPr="00076AC2">
                <w:t>jpeg</w:t>
              </w:r>
            </w:ins>
            <w:proofErr w:type="spellEnd"/>
            <w:ins w:id="110" w:author="Yvonne Pijnacker Hordijk" w:date="2019-12-05T11:42:00Z">
              <w:r w:rsidR="00076AC2">
                <w:t xml:space="preserve"> en </w:t>
              </w:r>
              <w:proofErr w:type="spellStart"/>
              <w:r w:rsidR="00076AC2" w:rsidRPr="00076AC2">
                <w:t>application</w:t>
              </w:r>
              <w:proofErr w:type="spellEnd"/>
              <w:r w:rsidR="00076AC2" w:rsidRPr="00076AC2">
                <w:t>/pdf</w:t>
              </w:r>
            </w:ins>
          </w:p>
          <w:p w14:paraId="558F1873" w14:textId="77777777" w:rsidR="005F6E5A" w:rsidRDefault="005F6E5A">
            <w:pPr>
              <w:pPrChange w:id="111" w:author="Richard Westerhof" w:date="2019-12-09T16:21:00Z">
                <w:pPr>
                  <w:pStyle w:val="Tekstopmerking"/>
                </w:pPr>
              </w:pPrChange>
            </w:pPr>
          </w:p>
          <w:p w14:paraId="320CBCAA" w14:textId="0C88FCA6" w:rsidR="005A1464" w:rsidRDefault="00A5724B">
            <w:pPr>
              <w:rPr>
                <w:ins w:id="112" w:author="Yvonne Pijnacker Hordijk" w:date="2019-12-05T11:57:00Z"/>
              </w:rPr>
              <w:pPrChange w:id="113" w:author="Richard Westerhof" w:date="2019-12-09T16:21:00Z">
                <w:pPr>
                  <w:pStyle w:val="Tekstopmerking"/>
                </w:pPr>
              </w:pPrChange>
            </w:pPr>
            <w:r>
              <w:t xml:space="preserve">Daarnaast is het van belang om </w:t>
            </w:r>
            <w:ins w:id="114" w:author="Yvonne Pijnacker Hordijk" w:date="2019-12-05T11:43:00Z">
              <w:r w:rsidR="00076AC2">
                <w:t>een bestand uniek te kunnen identificeren</w:t>
              </w:r>
            </w:ins>
            <w:r>
              <w:t xml:space="preserve">.  </w:t>
            </w:r>
            <w:ins w:id="115" w:author="Yvonne Pijnacker Hordijk" w:date="2019-12-05T11:55:00Z">
              <w:r w:rsidR="005A1464">
                <w:t>Je wil de naam, extens</w:t>
              </w:r>
            </w:ins>
            <w:ins w:id="116" w:author="Yvonne Pijnacker Hordijk" w:date="2019-12-05T11:56:00Z">
              <w:r w:rsidR="005A1464">
                <w:t>ie en eventueel locatie van het bestand weten, zoals bekend in het verzendende systeem. D</w:t>
              </w:r>
            </w:ins>
            <w:ins w:id="117" w:author="Yvonne Pijnacker Hordijk" w:date="2019-12-05T11:57:00Z">
              <w:r w:rsidR="005A1464">
                <w:t>it kan helpen bij het categoriseren en ontdubbelen van bestanden,</w:t>
              </w:r>
            </w:ins>
          </w:p>
          <w:p w14:paraId="7E512925" w14:textId="77777777" w:rsidR="005A1464" w:rsidRDefault="005A1464">
            <w:pPr>
              <w:rPr>
                <w:ins w:id="118" w:author="Yvonne Pijnacker Hordijk" w:date="2019-12-05T11:52:00Z"/>
              </w:rPr>
              <w:pPrChange w:id="119" w:author="Richard Westerhof" w:date="2019-12-09T16:21:00Z">
                <w:pPr>
                  <w:pStyle w:val="Tekstopmerking"/>
                </w:pPr>
              </w:pPrChange>
            </w:pPr>
          </w:p>
          <w:p w14:paraId="3227361E" w14:textId="4AD1E715" w:rsidR="005A1464" w:rsidRDefault="005A1464">
            <w:pPr>
              <w:rPr>
                <w:ins w:id="120" w:author="Yvonne Pijnacker Hordijk" w:date="2019-12-05T11:52:00Z"/>
              </w:rPr>
              <w:pPrChange w:id="121" w:author="Richard Westerhof" w:date="2019-12-09T16:21:00Z">
                <w:pPr>
                  <w:pStyle w:val="Tekstopmerking"/>
                </w:pPr>
              </w:pPrChange>
            </w:pPr>
            <w:ins w:id="122" w:author="Yvonne Pijnacker Hordijk" w:date="2019-12-05T11:52:00Z">
              <w:r>
                <w:t>Dit alles pleit er voor een aparte ZIB Document te m</w:t>
              </w:r>
            </w:ins>
            <w:ins w:id="123" w:author="Yvonne Pijnacker Hordijk" w:date="2019-12-05T11:57:00Z">
              <w:r>
                <w:t>aken.</w:t>
              </w:r>
            </w:ins>
          </w:p>
          <w:p w14:paraId="19730DAE" w14:textId="7540EAB3" w:rsidR="00861615" w:rsidRDefault="00496889" w:rsidP="004F4D31">
            <w:pPr>
              <w:pStyle w:val="Tekstopmerking"/>
            </w:pPr>
            <w:ins w:id="124" w:author="Yvonne Pijnacker Hordijk" w:date="2019-12-05T12:24:00Z">
              <w:r w:rsidRPr="00496889">
                <w:rPr>
                  <w:noProof/>
                </w:rPr>
                <w:drawing>
                  <wp:inline distT="0" distB="0" distL="0" distR="0" wp14:anchorId="68E376DD" wp14:editId="7953F524">
                    <wp:extent cx="3086100" cy="18161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1816100"/>
                            </a:xfrm>
                            <a:prstGeom prst="rect">
                              <a:avLst/>
                            </a:prstGeom>
                          </pic:spPr>
                        </pic:pic>
                      </a:graphicData>
                    </a:graphic>
                  </wp:inline>
                </w:drawing>
              </w:r>
            </w:ins>
          </w:p>
          <w:p w14:paraId="5014CBA9" w14:textId="16EB64B5" w:rsidR="00181EA2" w:rsidRPr="00176F8F" w:rsidRDefault="1B51CDA4">
            <w:pPr>
              <w:pPrChange w:id="125" w:author="Richard Westerhof" w:date="2019-12-09T16:22:00Z">
                <w:pPr>
                  <w:pStyle w:val="Tekstopmerking"/>
                </w:pPr>
              </w:pPrChange>
            </w:pPr>
            <w:ins w:id="126" w:author="Yvonne Pijnacker Hordijk" w:date="2019-12-05T14:47:00Z">
              <w:r w:rsidRPr="1B51CDA4">
                <w:t xml:space="preserve">In Bestandsinhoud staat </w:t>
              </w:r>
            </w:ins>
            <w:ins w:id="127" w:author="Yvonne Pijnacker Hordijk" w:date="2019-12-05T14:51:00Z">
              <w:del w:id="128" w:author="Richard Westerhof" w:date="2019-12-09T16:22:00Z">
                <w:r w:rsidR="7A0626FF" w:rsidRPr="1B51CDA4" w:rsidDel="00A25D1B">
                  <w:delText>en</w:delText>
                </w:r>
                <w:r w:rsidR="7A0626FF" w:rsidRPr="475E5FCA" w:rsidDel="00A25D1B">
                  <w:delText xml:space="preserve"> -</w:delText>
                </w:r>
                <w:r w:rsidR="7A0626FF" w:rsidRPr="1B51CDA4" w:rsidDel="00A25D1B">
                  <w:delText>n</w:delText>
                </w:r>
                <w:r w:rsidR="09A53BA9" w:rsidRPr="1B51CDA4" w:rsidDel="00A25D1B">
                  <w:delText>u</w:delText>
                </w:r>
                <w:r w:rsidR="7A0626FF" w:rsidRPr="1B51CDA4" w:rsidDel="00A25D1B">
                  <w:delText>de</w:delText>
                </w:r>
              </w:del>
            </w:ins>
            <w:ins w:id="129" w:author="Richard Westerhof" w:date="2019-12-09T16:22:00Z">
              <w:r w:rsidR="00A25D1B">
                <w:t xml:space="preserve">de </w:t>
              </w:r>
            </w:ins>
            <w:ins w:id="130" w:author="Yvonne Pijnacker Hordijk" w:date="2019-12-05T14:51:00Z">
              <w:del w:id="131" w:author="Richard Westerhof" w:date="2019-12-09T16:22:00Z">
                <w:r w:rsidR="7A0626FF" w:rsidRPr="1B51CDA4" w:rsidDel="00A25D1B">
                  <w:delText xml:space="preserve"> </w:delText>
                </w:r>
              </w:del>
              <w:r w:rsidR="7A0626FF" w:rsidRPr="1B51CDA4">
                <w:t>(medische) inhoud van het document. Bestand typering geeft d</w:t>
              </w:r>
            </w:ins>
            <w:ins w:id="132" w:author="Yvonne Pijnacker Hordijk" w:date="2019-12-13T17:05:00Z">
              <w:r w:rsidR="466182EE" w:rsidRPr="1B51CDA4">
                <w:t>.</w:t>
              </w:r>
            </w:ins>
            <w:ins w:id="133" w:author="Yvonne Pijnacker Hordijk" w:date="2019-12-05T14:51:00Z">
              <w:r w:rsidR="7A0626FF" w:rsidRPr="1B51CDA4">
                <w:t xml:space="preserve">m.v. een mime-type aan hoe een programma met het document om moet gaan. </w:t>
              </w:r>
              <w:r w:rsidR="09A53BA9" w:rsidRPr="1B51CDA4">
                <w:t>Het</w:t>
              </w:r>
            </w:ins>
            <w:ins w:id="134" w:author="Yvonne Pijnacker Hordijk" w:date="2019-12-05T14:50:00Z">
              <w:r w:rsidR="25553B9F" w:rsidRPr="475E5FCA">
                <w:t xml:space="preserve"> </w:t>
              </w:r>
              <w:r w:rsidR="25553B9F" w:rsidRPr="1B51CDA4">
                <w:t>identif</w:t>
              </w:r>
              <w:r w:rsidR="1FED46F2" w:rsidRPr="1B51CDA4">
                <w:t>i</w:t>
              </w:r>
              <w:r w:rsidR="25553B9F" w:rsidRPr="1B51CDA4">
                <w:t>catien</w:t>
              </w:r>
            </w:ins>
            <w:ins w:id="135" w:author="Yvonne Pijnacker Hordijk" w:date="2019-12-05T14:51:00Z">
              <w:r w:rsidR="09A53BA9" w:rsidRPr="1B51CDA4">
                <w:t>ummer en-naam</w:t>
              </w:r>
            </w:ins>
            <w:ins w:id="136" w:author="Yvonne Pijnacker Hordijk" w:date="2019-12-05T14:50:00Z">
              <w:r w:rsidR="1FED46F2" w:rsidRPr="475E5FCA">
                <w:t xml:space="preserve">, </w:t>
              </w:r>
            </w:ins>
            <w:ins w:id="137" w:author="Yvonne Pijnacker Hordijk" w:date="2019-12-05T14:51:00Z">
              <w:r w:rsidR="09A53BA9" w:rsidRPr="1B51CDA4">
                <w:t xml:space="preserve">de </w:t>
              </w:r>
            </w:ins>
            <w:ins w:id="138" w:author="Yvonne Pijnacker Hordijk" w:date="2019-12-05T14:50:00Z">
              <w:r w:rsidR="1FED46F2" w:rsidRPr="1B51CDA4">
                <w:t>auteur, datum</w:t>
              </w:r>
            </w:ins>
            <w:ins w:id="139" w:author="Yvonne Pijnacker Hordijk" w:date="2019-12-13T17:05:00Z">
              <w:r w:rsidR="466182EE" w:rsidRPr="1B51CDA4">
                <w:t xml:space="preserve"> </w:t>
              </w:r>
            </w:ins>
            <w:ins w:id="140" w:author="Yvonne Pijnacker Hordijk" w:date="2019-12-05T14:52:00Z">
              <w:r w:rsidR="0F335259" w:rsidRPr="1B51CDA4">
                <w:t>en tijd</w:t>
              </w:r>
            </w:ins>
            <w:ins w:id="141" w:author="Yvonne Pijnacker Hordijk" w:date="2019-12-05T14:50:00Z">
              <w:r w:rsidR="1FED46F2" w:rsidRPr="475E5FCA">
                <w:t xml:space="preserve"> </w:t>
              </w:r>
              <w:proofErr w:type="spellStart"/>
              <w:r w:rsidR="1FED46F2" w:rsidRPr="1B51CDA4">
                <w:t>etc</w:t>
              </w:r>
              <w:proofErr w:type="spellEnd"/>
              <w:r w:rsidR="1FED46F2" w:rsidRPr="1B51CDA4">
                <w:t xml:space="preserve"> zit</w:t>
              </w:r>
            </w:ins>
            <w:ins w:id="142" w:author="Yvonne Pijnacker Hordijk" w:date="2019-12-05T14:52:00Z">
              <w:r w:rsidR="0F335259" w:rsidRPr="1B51CDA4">
                <w:t>te</w:t>
              </w:r>
            </w:ins>
            <w:ins w:id="143" w:author="Yvonne Pijnacker Hordijk" w:date="2019-12-13T17:05:00Z">
              <w:r w:rsidR="466182EE" w:rsidRPr="1B51CDA4">
                <w:t>n</w:t>
              </w:r>
            </w:ins>
            <w:ins w:id="144" w:author="Yvonne Pijnacker Hordijk" w:date="2019-12-05T14:50:00Z">
              <w:r w:rsidR="1FED46F2" w:rsidRPr="1B51CDA4">
                <w:t xml:space="preserve"> dan in de basiselementen </w:t>
              </w:r>
            </w:ins>
            <w:ins w:id="145" w:author="Yvonne Pijnacker Hordijk" w:date="2019-12-05T14:51:00Z">
              <w:r w:rsidR="7A0626FF" w:rsidRPr="1B51CDA4">
                <w:t>van de ZIB</w:t>
              </w:r>
            </w:ins>
            <w:ins w:id="146" w:author="Yvonne Pijnacker Hordijk" w:date="2019-12-05T14:52:00Z">
              <w:r w:rsidR="475E5FCA" w:rsidRPr="1B51CDA4">
                <w:t>.</w:t>
              </w:r>
            </w:ins>
          </w:p>
        </w:tc>
      </w:tr>
      <w:tr w:rsidR="00181EA2" w14:paraId="1E051F4F" w14:textId="77777777" w:rsidTr="70FC90DA">
        <w:trPr>
          <w:trHeight w:val="56"/>
        </w:trPr>
        <w:tc>
          <w:tcPr>
            <w:tcW w:w="2263" w:type="dxa"/>
          </w:tcPr>
          <w:p w14:paraId="568F2D5A" w14:textId="458EE048" w:rsidR="00181EA2" w:rsidRPr="00B35C09" w:rsidRDefault="00181EA2" w:rsidP="004A5441">
            <w:pPr>
              <w:rPr>
                <w:rFonts w:eastAsiaTheme="minorEastAsia"/>
              </w:rPr>
            </w:pPr>
            <w:r w:rsidRPr="00B35C09">
              <w:t>Conclusie</w:t>
            </w:r>
          </w:p>
        </w:tc>
        <w:tc>
          <w:tcPr>
            <w:tcW w:w="6799" w:type="dxa"/>
          </w:tcPr>
          <w:p w14:paraId="33C735B0" w14:textId="77777777" w:rsidR="0079303C" w:rsidRDefault="005A1464" w:rsidP="004A5441">
            <w:pPr>
              <w:rPr>
                <w:ins w:id="147" w:author="Richard Westerhof" w:date="2019-12-09T16:31:00Z"/>
                <w:bCs/>
              </w:rPr>
            </w:pPr>
            <w:ins w:id="148" w:author="Yvonne Pijnacker Hordijk" w:date="2019-12-05T11:51:00Z">
              <w:r>
                <w:rPr>
                  <w:bCs/>
                </w:rPr>
                <w:t>M</w:t>
              </w:r>
              <w:r w:rsidR="00076AC2">
                <w:rPr>
                  <w:bCs/>
                </w:rPr>
                <w:t xml:space="preserve">aak een aparte </w:t>
              </w:r>
              <w:r>
                <w:rPr>
                  <w:bCs/>
                </w:rPr>
                <w:t>ZIB Document</w:t>
              </w:r>
            </w:ins>
          </w:p>
          <w:p w14:paraId="4DCBC9AF" w14:textId="084D41FF" w:rsidR="00504B81" w:rsidRPr="00176F8F" w:rsidRDefault="00821A1E" w:rsidP="004A5441">
            <w:pPr>
              <w:rPr>
                <w:bCs/>
              </w:rPr>
            </w:pPr>
            <w:ins w:id="149" w:author="Richard Westerhof" w:date="2019-12-09T16:31:00Z">
              <w:r>
                <w:rPr>
                  <w:bCs/>
                </w:rPr>
                <w:t xml:space="preserve">Een brief </w:t>
              </w:r>
              <w:r w:rsidR="002C419D">
                <w:rPr>
                  <w:bCs/>
                </w:rPr>
                <w:t>heeft 0..n documenten</w:t>
              </w:r>
            </w:ins>
          </w:p>
        </w:tc>
      </w:tr>
    </w:tbl>
    <w:p w14:paraId="10D8F1B7" w14:textId="2239793B" w:rsidR="00181EA2" w:rsidRDefault="00181EA2" w:rsidP="00181EA2">
      <w:pPr>
        <w:pStyle w:val="Geenafstand"/>
      </w:pPr>
    </w:p>
    <w:p w14:paraId="11EC97AA" w14:textId="6244136D" w:rsidR="005F452C" w:rsidRDefault="005F452C" w:rsidP="00181EA2">
      <w:pPr>
        <w:pStyle w:val="Geenafstand"/>
      </w:pPr>
    </w:p>
    <w:p w14:paraId="0EA94ACB" w14:textId="2355D572" w:rsidR="00DF7AB5" w:rsidRDefault="00DF7AB5" w:rsidP="00DF7AB5">
      <w:pPr>
        <w:pStyle w:val="Kop3"/>
      </w:pPr>
      <w:r>
        <w:t>Samenvatting ook bij uitgaande brief?</w:t>
      </w:r>
    </w:p>
    <w:tbl>
      <w:tblPr>
        <w:tblStyle w:val="Tabelraster"/>
        <w:tblW w:w="0" w:type="auto"/>
        <w:tblLook w:val="04A0" w:firstRow="1" w:lastRow="0" w:firstColumn="1" w:lastColumn="0" w:noHBand="0" w:noVBand="1"/>
      </w:tblPr>
      <w:tblGrid>
        <w:gridCol w:w="2263"/>
        <w:gridCol w:w="6799"/>
      </w:tblGrid>
      <w:tr w:rsidR="00DF7AB5" w14:paraId="3B8D2B73" w14:textId="77777777" w:rsidTr="00145483">
        <w:tc>
          <w:tcPr>
            <w:tcW w:w="2263" w:type="dxa"/>
          </w:tcPr>
          <w:p w14:paraId="0FA6F503" w14:textId="77777777" w:rsidR="00DF7AB5" w:rsidRDefault="00DF7AB5" w:rsidP="00145483">
            <w:r>
              <w:t>HIS-Referentiemodel</w:t>
            </w:r>
          </w:p>
        </w:tc>
        <w:tc>
          <w:tcPr>
            <w:tcW w:w="6799" w:type="dxa"/>
          </w:tcPr>
          <w:p w14:paraId="13122E76" w14:textId="0D3370AE" w:rsidR="00DF7AB5" w:rsidRDefault="00DF7AB5" w:rsidP="00145483">
            <w:r>
              <w:t>Inkomende brief : samenvatting</w:t>
            </w:r>
          </w:p>
        </w:tc>
      </w:tr>
      <w:tr w:rsidR="00DF7AB5" w14:paraId="347F5906" w14:textId="77777777" w:rsidTr="00145483">
        <w:tc>
          <w:tcPr>
            <w:tcW w:w="2263" w:type="dxa"/>
          </w:tcPr>
          <w:p w14:paraId="31C8B8AA" w14:textId="77777777" w:rsidR="00DF7AB5" w:rsidRDefault="00DF7AB5" w:rsidP="00145483">
            <w:r>
              <w:t>Probleem</w:t>
            </w:r>
          </w:p>
        </w:tc>
        <w:tc>
          <w:tcPr>
            <w:tcW w:w="6799" w:type="dxa"/>
          </w:tcPr>
          <w:p w14:paraId="7C611C15" w14:textId="52AE5BB8" w:rsidR="00DF7AB5" w:rsidRDefault="00DF7AB5" w:rsidP="00145483">
            <w:r>
              <w:t xml:space="preserve">Geopperd wordt of dit ook nodig is voor uitgaande brieven. </w:t>
            </w:r>
          </w:p>
        </w:tc>
      </w:tr>
      <w:tr w:rsidR="00DF7AB5" w14:paraId="55874DCD" w14:textId="77777777" w:rsidTr="00145483">
        <w:tc>
          <w:tcPr>
            <w:tcW w:w="2263" w:type="dxa"/>
          </w:tcPr>
          <w:p w14:paraId="14871DB7" w14:textId="77777777" w:rsidR="00DF7AB5" w:rsidRPr="00B35C09" w:rsidRDefault="00DF7AB5" w:rsidP="00145483">
            <w:pPr>
              <w:rPr>
                <w:rFonts w:eastAsiaTheme="minorEastAsia"/>
              </w:rPr>
            </w:pPr>
            <w:r w:rsidRPr="00B35C09">
              <w:rPr>
                <w:rFonts w:eastAsiaTheme="minorEastAsia"/>
              </w:rPr>
              <w:t>Uitleg en redenering</w:t>
            </w:r>
          </w:p>
        </w:tc>
        <w:tc>
          <w:tcPr>
            <w:tcW w:w="6799" w:type="dxa"/>
          </w:tcPr>
          <w:p w14:paraId="5E64A127" w14:textId="43A6F9E6" w:rsidR="00DF7AB5" w:rsidRPr="00CC4573" w:rsidRDefault="00DF7AB5" w:rsidP="00145483">
            <w:r>
              <w:t xml:space="preserve">Er is door de werkgroep besproken of een vergelijkbaar veld nodig is voor uitgaande berichten maar dit bleek niet nodig. Weliswaar bieden enkele </w:t>
            </w:r>
            <w:proofErr w:type="spellStart"/>
            <w:r>
              <w:t>HIS’en</w:t>
            </w:r>
            <w:proofErr w:type="spellEnd"/>
            <w:r>
              <w:t xml:space="preserve"> wel de mogelijkheid om notities te maken, maar deze gegevens worden niet overgedragen</w:t>
            </w:r>
          </w:p>
        </w:tc>
      </w:tr>
      <w:tr w:rsidR="00DF7AB5" w14:paraId="40B579FA" w14:textId="77777777" w:rsidTr="00145483">
        <w:tc>
          <w:tcPr>
            <w:tcW w:w="2263" w:type="dxa"/>
          </w:tcPr>
          <w:p w14:paraId="42C09C3F" w14:textId="77777777" w:rsidR="00DF7AB5" w:rsidRPr="00B35C09" w:rsidRDefault="00DF7AB5" w:rsidP="00145483">
            <w:pPr>
              <w:rPr>
                <w:rFonts w:eastAsiaTheme="minorEastAsia"/>
              </w:rPr>
            </w:pPr>
            <w:r w:rsidRPr="00B35C09">
              <w:t>Conclusie</w:t>
            </w:r>
          </w:p>
        </w:tc>
        <w:tc>
          <w:tcPr>
            <w:tcW w:w="6799" w:type="dxa"/>
          </w:tcPr>
          <w:p w14:paraId="7236F081" w14:textId="19456BAD" w:rsidR="00DF7AB5" w:rsidRPr="00CC4573" w:rsidRDefault="00DF7AB5" w:rsidP="00145483">
            <w:r>
              <w:t>Geen wijzigingen</w:t>
            </w:r>
          </w:p>
        </w:tc>
      </w:tr>
    </w:tbl>
    <w:p w14:paraId="68AA2AE4" w14:textId="633C550D" w:rsidR="005F452C" w:rsidRDefault="005F452C" w:rsidP="00181EA2">
      <w:pPr>
        <w:pStyle w:val="Geenafstand"/>
      </w:pPr>
    </w:p>
    <w:p w14:paraId="1C97C6F7" w14:textId="77777777" w:rsidR="005F452C" w:rsidRDefault="005F452C" w:rsidP="00181EA2">
      <w:pPr>
        <w:pStyle w:val="Geenafstand"/>
      </w:pPr>
    </w:p>
    <w:p w14:paraId="4A35D230" w14:textId="329A13C5" w:rsidR="00E6791C" w:rsidRDefault="00EA5403" w:rsidP="00E6791C">
      <w:pPr>
        <w:pStyle w:val="Kop3"/>
      </w:pPr>
      <w:r>
        <w:t>Een wilsverklaring moet geduid kunnen worden in correspondentie: categorie.</w:t>
      </w:r>
    </w:p>
    <w:tbl>
      <w:tblPr>
        <w:tblStyle w:val="Tabelraster"/>
        <w:tblW w:w="0" w:type="auto"/>
        <w:tblLook w:val="04A0" w:firstRow="1" w:lastRow="0" w:firstColumn="1" w:lastColumn="0" w:noHBand="0" w:noVBand="1"/>
      </w:tblPr>
      <w:tblGrid>
        <w:gridCol w:w="2263"/>
        <w:gridCol w:w="6799"/>
      </w:tblGrid>
      <w:tr w:rsidR="00E6791C" w14:paraId="7A0290AB" w14:textId="77777777" w:rsidTr="004A5441">
        <w:tc>
          <w:tcPr>
            <w:tcW w:w="2263" w:type="dxa"/>
          </w:tcPr>
          <w:p w14:paraId="0DCD5C19" w14:textId="77777777" w:rsidR="00E6791C" w:rsidRDefault="00E6791C" w:rsidP="000B3C61">
            <w:r>
              <w:t>HIS-Referentiemodel</w:t>
            </w:r>
          </w:p>
        </w:tc>
        <w:tc>
          <w:tcPr>
            <w:tcW w:w="6799" w:type="dxa"/>
          </w:tcPr>
          <w:p w14:paraId="1A52EAB3" w14:textId="270AA5B4" w:rsidR="00E6791C" w:rsidRDefault="009F02F5">
            <w:r>
              <w:t>N/A</w:t>
            </w:r>
          </w:p>
        </w:tc>
      </w:tr>
      <w:tr w:rsidR="00E6791C" w14:paraId="28B2B418" w14:textId="77777777" w:rsidTr="004A5441">
        <w:tc>
          <w:tcPr>
            <w:tcW w:w="2263" w:type="dxa"/>
          </w:tcPr>
          <w:p w14:paraId="4F74E070" w14:textId="77777777" w:rsidR="00E6791C" w:rsidRDefault="00E6791C" w:rsidP="000B3C61">
            <w:r>
              <w:t>Probleem</w:t>
            </w:r>
          </w:p>
        </w:tc>
        <w:tc>
          <w:tcPr>
            <w:tcW w:w="6799" w:type="dxa"/>
          </w:tcPr>
          <w:p w14:paraId="51D30D51" w14:textId="5353E764" w:rsidR="00E6791C" w:rsidRDefault="00F90B7A">
            <w:r>
              <w:t xml:space="preserve">Een wilsverklaring komt </w:t>
            </w:r>
            <w:r w:rsidR="00441ED7">
              <w:t xml:space="preserve">in de praktijk </w:t>
            </w:r>
            <w:r>
              <w:t>niet gestructureerd binnen.</w:t>
            </w:r>
            <w:r w:rsidR="007F222E">
              <w:t xml:space="preserve"> (zie </w:t>
            </w:r>
            <w:r w:rsidR="00C809A6">
              <w:t xml:space="preserve">het document over wilsverklaring uit dit project </w:t>
            </w:r>
            <w:r w:rsidR="007F222E">
              <w:t>)</w:t>
            </w:r>
            <w:r>
              <w:t>.</w:t>
            </w:r>
            <w:r w:rsidR="007F222E">
              <w:t xml:space="preserve"> Wilsverklaring wordt verwerkt als een inkomende brief. </w:t>
            </w:r>
            <w:r w:rsidR="00E5134F">
              <w:t xml:space="preserve">Een </w:t>
            </w:r>
            <w:r w:rsidR="007F222E">
              <w:t xml:space="preserve">wilsverklaring </w:t>
            </w:r>
            <w:r w:rsidR="00E5134F">
              <w:t xml:space="preserve">moet </w:t>
            </w:r>
            <w:r w:rsidR="007F222E">
              <w:t xml:space="preserve">eenduidig </w:t>
            </w:r>
            <w:r w:rsidR="00E5134F">
              <w:t xml:space="preserve">kunnen worden </w:t>
            </w:r>
            <w:r w:rsidR="00F854F8">
              <w:t>herkend in het XIS</w:t>
            </w:r>
            <w:r w:rsidR="00E5134F">
              <w:t>. Het His-Referentiemodel heeft daar nu geen voorziening voor.</w:t>
            </w:r>
          </w:p>
        </w:tc>
      </w:tr>
      <w:tr w:rsidR="00E6791C" w14:paraId="4A76D50C" w14:textId="77777777" w:rsidTr="004A5441">
        <w:tc>
          <w:tcPr>
            <w:tcW w:w="2263" w:type="dxa"/>
          </w:tcPr>
          <w:p w14:paraId="6AB3C420" w14:textId="77777777" w:rsidR="00E6791C" w:rsidRPr="00B35C09" w:rsidRDefault="00E6791C" w:rsidP="000B3C61">
            <w:pPr>
              <w:rPr>
                <w:rFonts w:eastAsiaTheme="minorEastAsia"/>
              </w:rPr>
            </w:pPr>
            <w:r w:rsidRPr="00B35C09">
              <w:rPr>
                <w:rFonts w:eastAsiaTheme="minorEastAsia"/>
              </w:rPr>
              <w:t>Uitleg en redenering</w:t>
            </w:r>
          </w:p>
        </w:tc>
        <w:tc>
          <w:tcPr>
            <w:tcW w:w="6799" w:type="dxa"/>
          </w:tcPr>
          <w:p w14:paraId="0DDDC427" w14:textId="7E775A78" w:rsidR="00E5134F" w:rsidRDefault="00E5134F">
            <w:r>
              <w:t xml:space="preserve">Er is weliswaar geen voorziening in het HIS-Referentiemodel, wel heeft het de aandacht om een element : categorie </w:t>
            </w:r>
            <w:r w:rsidR="006B424A">
              <w:t xml:space="preserve">toe te voegen. Het lijkt zinvol om voor wilsverklaring een aparte categorie toe te voegen. Het NHG is met de klankbordgroep van </w:t>
            </w:r>
            <w:r w:rsidR="006A17CC">
              <w:t>huisartsen</w:t>
            </w:r>
            <w:r w:rsidR="006B424A">
              <w:t xml:space="preserve"> uitgekomen op: </w:t>
            </w:r>
          </w:p>
          <w:p w14:paraId="1C0232CA" w14:textId="77777777" w:rsidR="006B424A" w:rsidRPr="0041054D" w:rsidRDefault="006B424A">
            <w:pPr>
              <w:pStyle w:val="Lijstalinea"/>
              <w:numPr>
                <w:ilvl w:val="0"/>
                <w:numId w:val="45"/>
              </w:numPr>
              <w:pPrChange w:id="150" w:author="Richard Westerhof" w:date="2019-12-09T16:37:00Z">
                <w:pPr>
                  <w:pStyle w:val="Lijstalinea"/>
                  <w:numPr>
                    <w:numId w:val="39"/>
                  </w:numPr>
                  <w:ind w:hanging="360"/>
                </w:pPr>
              </w:pPrChange>
            </w:pPr>
            <w:r w:rsidRPr="0041054D">
              <w:t>Wilsverklaring : behandelverbod</w:t>
            </w:r>
          </w:p>
          <w:p w14:paraId="1B631D8B" w14:textId="1CBC8988" w:rsidR="006B424A" w:rsidRDefault="006B424A">
            <w:pPr>
              <w:pStyle w:val="Lijstalinea"/>
              <w:numPr>
                <w:ilvl w:val="0"/>
                <w:numId w:val="45"/>
              </w:numPr>
              <w:pPrChange w:id="151" w:author="Richard Westerhof" w:date="2019-12-09T16:37:00Z">
                <w:pPr>
                  <w:pStyle w:val="Lijstalinea"/>
                  <w:numPr>
                    <w:numId w:val="39"/>
                  </w:numPr>
                  <w:ind w:hanging="360"/>
                </w:pPr>
              </w:pPrChange>
            </w:pPr>
            <w:r w:rsidRPr="0041054D">
              <w:t>Wilsverklaring : euth</w:t>
            </w:r>
            <w:r w:rsidR="0011315E">
              <w:t>a</w:t>
            </w:r>
            <w:r w:rsidRPr="0041054D">
              <w:t>nasieverklaring</w:t>
            </w:r>
          </w:p>
          <w:p w14:paraId="4003F95F" w14:textId="4576B2F2" w:rsidR="006B424A" w:rsidRDefault="006B424A">
            <w:pPr>
              <w:pStyle w:val="Lijstalinea"/>
              <w:numPr>
                <w:ilvl w:val="0"/>
                <w:numId w:val="45"/>
              </w:numPr>
              <w:pPrChange w:id="152" w:author="Richard Westerhof" w:date="2019-12-09T16:37:00Z">
                <w:pPr>
                  <w:pStyle w:val="Lijstalinea"/>
                  <w:numPr>
                    <w:numId w:val="39"/>
                  </w:numPr>
                  <w:ind w:hanging="360"/>
                </w:pPr>
              </w:pPrChange>
            </w:pPr>
            <w:r>
              <w:t xml:space="preserve">Wilsverklaring : </w:t>
            </w:r>
            <w:r w:rsidR="00F27C2B">
              <w:t>volmacht</w:t>
            </w:r>
          </w:p>
          <w:p w14:paraId="75BBCA09" w14:textId="07EF8F42" w:rsidR="00F27C2B" w:rsidRDefault="00F27C2B">
            <w:pPr>
              <w:pStyle w:val="Lijstalinea"/>
              <w:numPr>
                <w:ilvl w:val="0"/>
                <w:numId w:val="45"/>
              </w:numPr>
              <w:pPrChange w:id="153" w:author="Richard Westerhof" w:date="2019-12-09T16:37:00Z">
                <w:pPr>
                  <w:pStyle w:val="Lijstalinea"/>
                  <w:numPr>
                    <w:numId w:val="39"/>
                  </w:numPr>
                  <w:ind w:hanging="360"/>
                </w:pPr>
              </w:pPrChange>
            </w:pPr>
            <w:r>
              <w:t>Wilsverklaring : overig</w:t>
            </w:r>
          </w:p>
          <w:p w14:paraId="1A7BF09D" w14:textId="4AED0B65" w:rsidR="006B424A" w:rsidDel="0090792E" w:rsidRDefault="006B424A" w:rsidP="000B3C61">
            <w:pPr>
              <w:rPr>
                <w:del w:id="154" w:author="Richard Westerhof" w:date="2019-12-09T16:23:00Z"/>
              </w:rPr>
            </w:pPr>
          </w:p>
          <w:p w14:paraId="71EAD99A" w14:textId="6C3D2142" w:rsidR="00D26364" w:rsidRPr="0041054D" w:rsidRDefault="00F27C2B">
            <w:r>
              <w:t xml:space="preserve">Andere waarden zijn bijvoorbeeld: </w:t>
            </w:r>
          </w:p>
          <w:p w14:paraId="3E3A4331" w14:textId="66BCAE28" w:rsidR="006C69EA" w:rsidRPr="0041054D" w:rsidRDefault="006C69EA">
            <w:pPr>
              <w:pStyle w:val="Lijstalinea"/>
              <w:numPr>
                <w:ilvl w:val="0"/>
                <w:numId w:val="46"/>
              </w:numPr>
              <w:pPrChange w:id="155" w:author="Richard Westerhof" w:date="2019-12-09T16:37:00Z">
                <w:pPr>
                  <w:pStyle w:val="Lijstalinea"/>
                  <w:numPr>
                    <w:numId w:val="41"/>
                  </w:numPr>
                  <w:ind w:hanging="360"/>
                </w:pPr>
              </w:pPrChange>
            </w:pPr>
            <w:r w:rsidRPr="0041054D">
              <w:t>update</w:t>
            </w:r>
          </w:p>
          <w:p w14:paraId="6C25B4E8" w14:textId="6F721736" w:rsidR="006C69EA" w:rsidRPr="0041054D" w:rsidRDefault="006C69EA">
            <w:pPr>
              <w:pStyle w:val="Lijstalinea"/>
              <w:numPr>
                <w:ilvl w:val="0"/>
                <w:numId w:val="46"/>
              </w:numPr>
              <w:pPrChange w:id="156" w:author="Richard Westerhof" w:date="2019-12-09T16:37:00Z">
                <w:pPr>
                  <w:pStyle w:val="Lijstalinea"/>
                  <w:numPr>
                    <w:numId w:val="41"/>
                  </w:numPr>
                  <w:ind w:hanging="360"/>
                </w:pPr>
              </w:pPrChange>
            </w:pPr>
            <w:r w:rsidRPr="0041054D">
              <w:t>verwijzing</w:t>
            </w:r>
          </w:p>
          <w:p w14:paraId="191078A3" w14:textId="21AF07B9" w:rsidR="006C69EA" w:rsidRPr="0041054D" w:rsidRDefault="006C69EA">
            <w:pPr>
              <w:pStyle w:val="Lijstalinea"/>
              <w:numPr>
                <w:ilvl w:val="0"/>
                <w:numId w:val="46"/>
              </w:numPr>
              <w:pPrChange w:id="157" w:author="Richard Westerhof" w:date="2019-12-09T16:37:00Z">
                <w:pPr>
                  <w:pStyle w:val="Lijstalinea"/>
                  <w:numPr>
                    <w:numId w:val="41"/>
                  </w:numPr>
                  <w:ind w:hanging="360"/>
                </w:pPr>
              </w:pPrChange>
            </w:pPr>
            <w:r w:rsidRPr="0041054D">
              <w:t>ontslagbrief</w:t>
            </w:r>
          </w:p>
          <w:p w14:paraId="4CADA210" w14:textId="02DB0C52" w:rsidR="0041054D" w:rsidDel="0090792E" w:rsidRDefault="0041054D" w:rsidP="000B3C61">
            <w:pPr>
              <w:rPr>
                <w:del w:id="158" w:author="Richard Westerhof" w:date="2019-12-09T16:23:00Z"/>
              </w:rPr>
            </w:pPr>
          </w:p>
          <w:p w14:paraId="0D77DD70" w14:textId="37CF4415" w:rsidR="0041054D" w:rsidRPr="00F854F8" w:rsidRDefault="0041054D">
            <w:r>
              <w:t xml:space="preserve">Er is overwogen om </w:t>
            </w:r>
            <w:r w:rsidR="00F27C2B">
              <w:t>ieder</w:t>
            </w:r>
            <w:r>
              <w:t xml:space="preserve"> document te </w:t>
            </w:r>
            <w:r w:rsidR="00F27C2B">
              <w:t xml:space="preserve">kunnen </w:t>
            </w:r>
            <w:r>
              <w:t>categoriseren, dat is niet praktisch in de registratie en presentatie, als ook conceptueel onjuist.</w:t>
            </w:r>
            <w:r w:rsidR="008E2DDF">
              <w:t xml:space="preserve"> In uitzonderlijke gevallen kan een separaat correspondentie-item worden vastgelegd</w:t>
            </w:r>
            <w:r w:rsidR="007C42BA">
              <w:t xml:space="preserve"> voor een bijlage-document. </w:t>
            </w:r>
            <w:r>
              <w:t xml:space="preserve"> </w:t>
            </w:r>
          </w:p>
        </w:tc>
      </w:tr>
      <w:tr w:rsidR="00E6791C" w14:paraId="49585068" w14:textId="77777777" w:rsidTr="004A5441">
        <w:tc>
          <w:tcPr>
            <w:tcW w:w="2263" w:type="dxa"/>
          </w:tcPr>
          <w:p w14:paraId="4BD81283" w14:textId="77777777" w:rsidR="00E6791C" w:rsidRPr="00B35C09" w:rsidRDefault="00E6791C" w:rsidP="000B3C61">
            <w:pPr>
              <w:rPr>
                <w:rFonts w:eastAsiaTheme="minorEastAsia"/>
              </w:rPr>
            </w:pPr>
            <w:r w:rsidRPr="00B35C09">
              <w:t>Conclusie</w:t>
            </w:r>
          </w:p>
        </w:tc>
        <w:tc>
          <w:tcPr>
            <w:tcW w:w="6799" w:type="dxa"/>
          </w:tcPr>
          <w:p w14:paraId="3B4B0DAC" w14:textId="01B98A7F" w:rsidR="00E6791C" w:rsidRPr="00D11A4F" w:rsidRDefault="006C69EA">
            <w:r w:rsidRPr="00D11A4F">
              <w:t>“</w:t>
            </w:r>
            <w:commentRangeStart w:id="159"/>
            <w:r w:rsidR="00D26364" w:rsidRPr="00D11A4F">
              <w:t>Categorie</w:t>
            </w:r>
            <w:commentRangeEnd w:id="159"/>
            <w:r w:rsidR="00D15F14">
              <w:rPr>
                <w:rStyle w:val="Verwijzingopmerking"/>
              </w:rPr>
              <w:commentReference w:id="159"/>
            </w:r>
            <w:r w:rsidRPr="00D11A4F">
              <w:t>”</w:t>
            </w:r>
            <w:r w:rsidR="00D26364" w:rsidRPr="00D11A4F">
              <w:t xml:space="preserve"> </w:t>
            </w:r>
            <w:r w:rsidRPr="00D11A4F">
              <w:t>toevoegen aan correspondentie-item</w:t>
            </w:r>
            <w:r w:rsidR="00D11A4F">
              <w:t>, met NHG-Tabel 69</w:t>
            </w:r>
          </w:p>
        </w:tc>
      </w:tr>
    </w:tbl>
    <w:p w14:paraId="5C118636" w14:textId="77777777" w:rsidR="00E6791C" w:rsidRDefault="00E6791C" w:rsidP="00E6791C">
      <w:pPr>
        <w:pStyle w:val="Geenafstand"/>
      </w:pPr>
    </w:p>
    <w:p w14:paraId="08432224" w14:textId="06898602" w:rsidR="002F3FB7" w:rsidRDefault="002F3FB7" w:rsidP="002F3FB7">
      <w:pPr>
        <w:pStyle w:val="Kop3"/>
      </w:pPr>
      <w:r>
        <w:t>Afzender / geadresseerde is niet altijd een zorgverlener</w:t>
      </w:r>
    </w:p>
    <w:tbl>
      <w:tblPr>
        <w:tblStyle w:val="Tabelraster"/>
        <w:tblW w:w="0" w:type="auto"/>
        <w:tblLook w:val="04A0" w:firstRow="1" w:lastRow="0" w:firstColumn="1" w:lastColumn="0" w:noHBand="0" w:noVBand="1"/>
      </w:tblPr>
      <w:tblGrid>
        <w:gridCol w:w="2263"/>
        <w:gridCol w:w="6799"/>
      </w:tblGrid>
      <w:tr w:rsidR="002F3FB7" w14:paraId="4C637E3E" w14:textId="77777777" w:rsidTr="004A5441">
        <w:tc>
          <w:tcPr>
            <w:tcW w:w="2263" w:type="dxa"/>
          </w:tcPr>
          <w:p w14:paraId="128176C1" w14:textId="77777777" w:rsidR="002F3FB7" w:rsidRDefault="002F3FB7" w:rsidP="004A5441">
            <w:r>
              <w:t>HIS-Referentiemodel</w:t>
            </w:r>
          </w:p>
        </w:tc>
        <w:tc>
          <w:tcPr>
            <w:tcW w:w="6799" w:type="dxa"/>
          </w:tcPr>
          <w:p w14:paraId="0BB57C05" w14:textId="69DA578C" w:rsidR="002F3FB7" w:rsidRDefault="0062553A" w:rsidP="004A5441">
            <w:r>
              <w:t xml:space="preserve">Derde </w:t>
            </w:r>
          </w:p>
        </w:tc>
      </w:tr>
      <w:tr w:rsidR="002F3FB7" w14:paraId="5035ED3A" w14:textId="77777777" w:rsidTr="004A5441">
        <w:tc>
          <w:tcPr>
            <w:tcW w:w="2263" w:type="dxa"/>
          </w:tcPr>
          <w:p w14:paraId="1FEEF3BB" w14:textId="77777777" w:rsidR="002F3FB7" w:rsidRDefault="002F3FB7" w:rsidP="004A5441">
            <w:r>
              <w:t>Probleem</w:t>
            </w:r>
          </w:p>
        </w:tc>
        <w:tc>
          <w:tcPr>
            <w:tcW w:w="6799" w:type="dxa"/>
          </w:tcPr>
          <w:p w14:paraId="2D09134B" w14:textId="29E77BFF" w:rsidR="002F3FB7" w:rsidRDefault="003161F5" w:rsidP="004A5441">
            <w:ins w:id="160" w:author="Richard Westerhof" w:date="2019-12-09T16:38:00Z">
              <w:r>
                <w:t xml:space="preserve">De afzender of geadresseerde kan </w:t>
              </w:r>
            </w:ins>
            <w:del w:id="161" w:author="Richard Westerhof" w:date="2019-12-09T16:38:00Z">
              <w:r w:rsidR="0062553A" w:rsidDel="003161F5">
                <w:delText xml:space="preserve">Kan </w:delText>
              </w:r>
            </w:del>
            <w:r w:rsidR="0062553A">
              <w:t xml:space="preserve">ook </w:t>
            </w:r>
            <w:ins w:id="162" w:author="Richard Westerhof" w:date="2019-12-09T16:38:00Z">
              <w:r>
                <w:t xml:space="preserve">de </w:t>
              </w:r>
            </w:ins>
            <w:r w:rsidR="0041054D">
              <w:t>patiënt</w:t>
            </w:r>
            <w:r w:rsidR="0062553A">
              <w:t xml:space="preserve"> of </w:t>
            </w:r>
            <w:ins w:id="163" w:author="Richard Westerhof" w:date="2019-12-09T16:38:00Z">
              <w:r>
                <w:t xml:space="preserve">een </w:t>
              </w:r>
            </w:ins>
            <w:r w:rsidR="0062553A">
              <w:t>contactpersoon</w:t>
            </w:r>
            <w:del w:id="164" w:author="Richard Westerhof" w:date="2019-12-09T16:38:00Z">
              <w:r w:rsidR="0062553A" w:rsidDel="003161F5">
                <w:delText xml:space="preserve"> </w:delText>
              </w:r>
            </w:del>
            <w:ins w:id="165" w:author="Richard Westerhof" w:date="2019-12-09T16:38:00Z">
              <w:r>
                <w:t xml:space="preserve"> </w:t>
              </w:r>
            </w:ins>
            <w:r w:rsidR="0062553A">
              <w:t xml:space="preserve">zijn. </w:t>
            </w:r>
          </w:p>
        </w:tc>
      </w:tr>
      <w:tr w:rsidR="002F3FB7" w14:paraId="23CBE469" w14:textId="77777777" w:rsidTr="004A5441">
        <w:tc>
          <w:tcPr>
            <w:tcW w:w="2263" w:type="dxa"/>
          </w:tcPr>
          <w:p w14:paraId="3FDAA0C3" w14:textId="77777777" w:rsidR="002F3FB7" w:rsidRPr="00B35C09" w:rsidRDefault="002F3FB7" w:rsidP="004A5441">
            <w:pPr>
              <w:rPr>
                <w:rFonts w:eastAsiaTheme="minorEastAsia"/>
              </w:rPr>
            </w:pPr>
            <w:r w:rsidRPr="00B35C09">
              <w:rPr>
                <w:rFonts w:eastAsiaTheme="minorEastAsia"/>
              </w:rPr>
              <w:t>Uitleg en redenering</w:t>
            </w:r>
          </w:p>
        </w:tc>
        <w:tc>
          <w:tcPr>
            <w:tcW w:w="6799" w:type="dxa"/>
          </w:tcPr>
          <w:p w14:paraId="415638C0" w14:textId="0B37A078" w:rsidR="002F3FB7" w:rsidRPr="00B35C09" w:rsidRDefault="00D11A4F" w:rsidP="00D11A4F">
            <w:r>
              <w:t xml:space="preserve">Bijvoorbeeld een wilsverklaring van de </w:t>
            </w:r>
            <w:del w:id="166" w:author="Richard Westerhof" w:date="2019-12-09T16:38:00Z">
              <w:r w:rsidDel="003161F5">
                <w:delText>patient</w:delText>
              </w:r>
            </w:del>
            <w:ins w:id="167" w:author="Richard Westerhof" w:date="2019-12-09T16:38:00Z">
              <w:r w:rsidR="003161F5">
                <w:t>patiënt</w:t>
              </w:r>
            </w:ins>
            <w:r>
              <w:t xml:space="preserve"> of een brief van de wettelijk vertegenwoordiger. </w:t>
            </w:r>
            <w:del w:id="168" w:author="Richard Westerhof" w:date="2019-12-09T16:38:00Z">
              <w:r w:rsidDel="003161F5">
                <w:delText xml:space="preserve">de </w:delText>
              </w:r>
            </w:del>
          </w:p>
        </w:tc>
      </w:tr>
      <w:tr w:rsidR="002F3FB7" w14:paraId="3BBBD5A4" w14:textId="77777777" w:rsidTr="004A5441">
        <w:tc>
          <w:tcPr>
            <w:tcW w:w="2263" w:type="dxa"/>
          </w:tcPr>
          <w:p w14:paraId="60064EA2" w14:textId="77777777" w:rsidR="002F3FB7" w:rsidRPr="00B35C09" w:rsidRDefault="002F3FB7" w:rsidP="004A5441">
            <w:pPr>
              <w:rPr>
                <w:rFonts w:eastAsiaTheme="minorEastAsia"/>
              </w:rPr>
            </w:pPr>
            <w:r w:rsidRPr="00B35C09">
              <w:t>Conclusie</w:t>
            </w:r>
          </w:p>
        </w:tc>
        <w:tc>
          <w:tcPr>
            <w:tcW w:w="6799" w:type="dxa"/>
          </w:tcPr>
          <w:p w14:paraId="6D03896C" w14:textId="51AC82F7" w:rsidR="002F3FB7" w:rsidRPr="00B35C09" w:rsidRDefault="0041054D" w:rsidP="00D11A4F">
            <w:r>
              <w:t xml:space="preserve">Toevoegen </w:t>
            </w:r>
            <w:r w:rsidR="00FF6E51">
              <w:t>patiënt</w:t>
            </w:r>
            <w:r>
              <w:t xml:space="preserve"> of contactpersoon aan afzender en geadresseerde</w:t>
            </w:r>
          </w:p>
        </w:tc>
      </w:tr>
    </w:tbl>
    <w:p w14:paraId="2FFFD383" w14:textId="77777777" w:rsidR="002F3FB7" w:rsidRDefault="002F3FB7" w:rsidP="002F3FB7">
      <w:pPr>
        <w:pStyle w:val="Geenafstand"/>
      </w:pPr>
    </w:p>
    <w:p w14:paraId="01720056" w14:textId="5FAE6D2A" w:rsidR="00F87470" w:rsidRDefault="00F87470" w:rsidP="00F87470">
      <w:pPr>
        <w:pStyle w:val="Kop3"/>
      </w:pPr>
      <w:r>
        <w:t>De term “invoerdatum” is ambigu.</w:t>
      </w:r>
    </w:p>
    <w:tbl>
      <w:tblPr>
        <w:tblStyle w:val="Tabelraster"/>
        <w:tblW w:w="0" w:type="auto"/>
        <w:tblLook w:val="04A0" w:firstRow="1" w:lastRow="0" w:firstColumn="1" w:lastColumn="0" w:noHBand="0" w:noVBand="1"/>
      </w:tblPr>
      <w:tblGrid>
        <w:gridCol w:w="2263"/>
        <w:gridCol w:w="6799"/>
      </w:tblGrid>
      <w:tr w:rsidR="00F87470" w14:paraId="5F4FE401" w14:textId="77777777" w:rsidTr="2B43351A">
        <w:tc>
          <w:tcPr>
            <w:tcW w:w="2263" w:type="dxa"/>
          </w:tcPr>
          <w:p w14:paraId="0D83815E" w14:textId="77777777" w:rsidR="00F87470" w:rsidRDefault="00F87470" w:rsidP="004A5441">
            <w:r>
              <w:t>HIS-Referentiemodel</w:t>
            </w:r>
          </w:p>
        </w:tc>
        <w:tc>
          <w:tcPr>
            <w:tcW w:w="6799" w:type="dxa"/>
          </w:tcPr>
          <w:p w14:paraId="0906A761" w14:textId="5A56CDEC" w:rsidR="00F87470" w:rsidRDefault="00F87470" w:rsidP="004A5441">
            <w:r>
              <w:t>invoerdatum</w:t>
            </w:r>
          </w:p>
        </w:tc>
      </w:tr>
      <w:tr w:rsidR="00F87470" w14:paraId="4C58A813" w14:textId="77777777" w:rsidTr="2B43351A">
        <w:tc>
          <w:tcPr>
            <w:tcW w:w="2263" w:type="dxa"/>
          </w:tcPr>
          <w:p w14:paraId="16EADF8F" w14:textId="77777777" w:rsidR="00F87470" w:rsidRDefault="00F87470" w:rsidP="004A5441">
            <w:r>
              <w:t>Probleem</w:t>
            </w:r>
          </w:p>
        </w:tc>
        <w:tc>
          <w:tcPr>
            <w:tcW w:w="6799" w:type="dxa"/>
          </w:tcPr>
          <w:p w14:paraId="4B8F1D02" w14:textId="64EAA001" w:rsidR="00F87470" w:rsidRDefault="005839A9" w:rsidP="004A5441">
            <w:r>
              <w:t>Het is onduidelijk wat de invoerdatum is</w:t>
            </w:r>
            <w:r w:rsidR="00D11A4F">
              <w:t>. Invoerdatum v</w:t>
            </w:r>
            <w:r w:rsidR="002178A0">
              <w:t>anuit het perspectief van de verzender of de ontvanger</w:t>
            </w:r>
            <w:r w:rsidR="00D11A4F">
              <w:t>?</w:t>
            </w:r>
          </w:p>
        </w:tc>
      </w:tr>
      <w:tr w:rsidR="00F87470" w14:paraId="53C59D28" w14:textId="77777777" w:rsidTr="2B43351A">
        <w:tc>
          <w:tcPr>
            <w:tcW w:w="2263" w:type="dxa"/>
          </w:tcPr>
          <w:p w14:paraId="0034AC49" w14:textId="77777777" w:rsidR="00F87470" w:rsidRPr="00B35C09" w:rsidRDefault="00F87470" w:rsidP="004A5441">
            <w:pPr>
              <w:rPr>
                <w:rFonts w:eastAsiaTheme="minorEastAsia"/>
              </w:rPr>
            </w:pPr>
            <w:r w:rsidRPr="00B35C09">
              <w:rPr>
                <w:rFonts w:eastAsiaTheme="minorEastAsia"/>
              </w:rPr>
              <w:t>Uitleg en redenering</w:t>
            </w:r>
          </w:p>
        </w:tc>
        <w:tc>
          <w:tcPr>
            <w:tcW w:w="6799" w:type="dxa"/>
          </w:tcPr>
          <w:p w14:paraId="17DA99E5" w14:textId="77777777" w:rsidR="005839A9" w:rsidRDefault="005839A9" w:rsidP="005839A9">
            <w:r>
              <w:t>We hebben gekeken of het nodig was om naast de time-stamp verzenden en verwerken ook de dagtekening (het moment dat het item is opgesteld) en de ontvangstdatum (het moment dat het item bij de geadresseerde aankomt) moet worden opgenomen in het model. Dit vonden wij niet nodig omdat:</w:t>
            </w:r>
          </w:p>
          <w:p w14:paraId="384E9C97" w14:textId="77777777" w:rsidR="005839A9" w:rsidRDefault="005839A9" w:rsidP="005839A9">
            <w:pPr>
              <w:pStyle w:val="Lijstalinea"/>
              <w:numPr>
                <w:ilvl w:val="0"/>
                <w:numId w:val="33"/>
              </w:numPr>
            </w:pPr>
            <w:r>
              <w:t>De dagtekening is ook te vinden in de briefinhoud.</w:t>
            </w:r>
          </w:p>
          <w:p w14:paraId="3ADA21C0" w14:textId="77777777" w:rsidR="005839A9" w:rsidRDefault="005839A9" w:rsidP="005839A9">
            <w:pPr>
              <w:pStyle w:val="Lijstalinea"/>
              <w:numPr>
                <w:ilvl w:val="0"/>
                <w:numId w:val="33"/>
              </w:numPr>
            </w:pPr>
            <w:r>
              <w:t>Het verzenden (bij uitgaande brief) en verwerken (bij inkomende brief) zijn de momenten</w:t>
            </w:r>
            <w:r w:rsidRPr="3B30CC91">
              <w:t xml:space="preserve"> </w:t>
            </w:r>
            <w:r>
              <w:t>die relevant zijn voor de dossiervoering, waarop het gegeven</w:t>
            </w:r>
            <w:r w:rsidRPr="3B30CC91">
              <w:t xml:space="preserve"> </w:t>
            </w:r>
            <w:r>
              <w:t>definitief opgenomen is in het medisch dossier</w:t>
            </w:r>
            <w:r w:rsidRPr="3B30CC91">
              <w:t xml:space="preserve">. </w:t>
            </w:r>
          </w:p>
          <w:p w14:paraId="7FC215A7" w14:textId="5B59B69A" w:rsidR="00F87470" w:rsidRPr="0011315E" w:rsidRDefault="005839A9" w:rsidP="0011315E">
            <w:pPr>
              <w:pStyle w:val="Lijstalinea"/>
              <w:numPr>
                <w:ilvl w:val="0"/>
                <w:numId w:val="33"/>
              </w:numPr>
              <w:rPr>
                <w:b/>
                <w:bCs/>
              </w:rPr>
            </w:pPr>
            <w:r>
              <w:t>Er weliswaar een nut kan zijn bij bijvoorbeeld juridische afwikkeling (door een groot verschil tussen ontvangst en verwerking), dit zijn echter gegevens die op systeemniveau vastgelegd worden en zijn niet relevant bij enige overdracht.</w:t>
            </w:r>
          </w:p>
        </w:tc>
      </w:tr>
      <w:tr w:rsidR="00F87470" w14:paraId="122B58F8" w14:textId="77777777" w:rsidTr="2B43351A">
        <w:tc>
          <w:tcPr>
            <w:tcW w:w="2263" w:type="dxa"/>
          </w:tcPr>
          <w:p w14:paraId="5F2AE890" w14:textId="77777777" w:rsidR="00F87470" w:rsidRPr="00B35C09" w:rsidRDefault="00F87470" w:rsidP="004A5441">
            <w:pPr>
              <w:rPr>
                <w:rFonts w:eastAsiaTheme="minorEastAsia"/>
              </w:rPr>
            </w:pPr>
            <w:r w:rsidRPr="00B35C09">
              <w:t>Conclusie</w:t>
            </w:r>
          </w:p>
        </w:tc>
        <w:tc>
          <w:tcPr>
            <w:tcW w:w="6799" w:type="dxa"/>
          </w:tcPr>
          <w:p w14:paraId="0C28BEC6" w14:textId="16BD3E3A" w:rsidR="00F87470" w:rsidRPr="00D11A4F" w:rsidRDefault="002178A0" w:rsidP="004A5441">
            <w:r w:rsidRPr="00D11A4F">
              <w:t xml:space="preserve">In plaats van </w:t>
            </w:r>
            <w:ins w:id="169" w:author="Yvonne Pijnacker Hordijk" w:date="2019-12-13T17:05:00Z">
              <w:r w:rsidRPr="00D11A4F">
                <w:t>invoerdatum:</w:t>
              </w:r>
            </w:ins>
            <w:del w:id="170" w:author="Yvonne Pijnacker Hordijk" w:date="2019-12-13T17:05:00Z">
              <w:r w:rsidRPr="00D11A4F" w:rsidDel="2B43351A">
                <w:delText>invoerdatum</w:delText>
              </w:r>
            </w:del>
            <w:r w:rsidRPr="00D11A4F">
              <w:t xml:space="preserve"> </w:t>
            </w:r>
            <w:del w:id="171" w:author="Yvonne Pijnacker Hordijk" w:date="2019-12-13T17:05:00Z">
              <w:r w:rsidRPr="00D11A4F" w:rsidDel="2B43351A">
                <w:delText xml:space="preserve">: </w:delText>
              </w:r>
            </w:del>
            <w:r w:rsidR="00442965" w:rsidRPr="00D11A4F">
              <w:t>Datum postverwerking</w:t>
            </w:r>
          </w:p>
        </w:tc>
      </w:tr>
    </w:tbl>
    <w:p w14:paraId="2400EDEC" w14:textId="77777777" w:rsidR="00F87470" w:rsidRDefault="00F87470" w:rsidP="00F87470">
      <w:pPr>
        <w:pStyle w:val="Geenafstand"/>
      </w:pPr>
    </w:p>
    <w:p w14:paraId="3FF94B77" w14:textId="77777777" w:rsidR="005839A9" w:rsidRDefault="005839A9" w:rsidP="005839A9">
      <w:pPr>
        <w:pStyle w:val="Kop3"/>
      </w:pPr>
      <w:r>
        <w:t xml:space="preserve">Discipline (specialisme) is eigenlijk onderdeel van een andere bouwsteen. </w:t>
      </w:r>
    </w:p>
    <w:tbl>
      <w:tblPr>
        <w:tblStyle w:val="Tabelraster"/>
        <w:tblW w:w="0" w:type="auto"/>
        <w:tblLook w:val="04A0" w:firstRow="1" w:lastRow="0" w:firstColumn="1" w:lastColumn="0" w:noHBand="0" w:noVBand="1"/>
      </w:tblPr>
      <w:tblGrid>
        <w:gridCol w:w="2263"/>
        <w:gridCol w:w="6799"/>
      </w:tblGrid>
      <w:tr w:rsidR="005839A9" w14:paraId="72E1D22B" w14:textId="77777777" w:rsidTr="2B43351A">
        <w:tc>
          <w:tcPr>
            <w:tcW w:w="2263" w:type="dxa"/>
          </w:tcPr>
          <w:p w14:paraId="59D0E24E" w14:textId="77777777" w:rsidR="005839A9" w:rsidRDefault="005839A9" w:rsidP="00145483">
            <w:r>
              <w:t>HIS-Referentiemodel</w:t>
            </w:r>
          </w:p>
        </w:tc>
        <w:tc>
          <w:tcPr>
            <w:tcW w:w="6799" w:type="dxa"/>
          </w:tcPr>
          <w:p w14:paraId="3D86AE84" w14:textId="46303B5E" w:rsidR="005839A9" w:rsidRDefault="005839A9" w:rsidP="00145483">
            <w:commentRangeStart w:id="172"/>
            <w:del w:id="173" w:author="Richard Westerhof" w:date="2019-12-09T16:45:00Z">
              <w:r w:rsidDel="006C0D43">
                <w:delText>invoerdatum</w:delText>
              </w:r>
              <w:commentRangeEnd w:id="172"/>
              <w:r w:rsidR="008A6B57" w:rsidDel="006C0D43">
                <w:rPr>
                  <w:rStyle w:val="Verwijzingopmerking"/>
                </w:rPr>
                <w:commentReference w:id="172"/>
              </w:r>
            </w:del>
            <w:ins w:id="174" w:author="Richard Westerhof" w:date="2019-12-09T16:45:00Z">
              <w:r w:rsidR="006C0D43">
                <w:t>Discipline</w:t>
              </w:r>
            </w:ins>
          </w:p>
        </w:tc>
      </w:tr>
      <w:tr w:rsidR="005839A9" w14:paraId="6E256B3A" w14:textId="77777777" w:rsidTr="2B43351A">
        <w:tc>
          <w:tcPr>
            <w:tcW w:w="2263" w:type="dxa"/>
          </w:tcPr>
          <w:p w14:paraId="5C48C21E" w14:textId="77777777" w:rsidR="005839A9" w:rsidRDefault="005839A9" w:rsidP="00145483">
            <w:r>
              <w:t>Probleem</w:t>
            </w:r>
          </w:p>
        </w:tc>
        <w:tc>
          <w:tcPr>
            <w:tcW w:w="6799" w:type="dxa"/>
          </w:tcPr>
          <w:p w14:paraId="6E4BD489" w14:textId="4FDFEFF4" w:rsidR="005839A9" w:rsidRDefault="00D11A4F" w:rsidP="00145483">
            <w:r>
              <w:t>Discipli</w:t>
            </w:r>
            <w:r w:rsidR="000565F8">
              <w:t>ne wordt gebruikt om op te filtere</w:t>
            </w:r>
            <w:ins w:id="175" w:author="Richard Westerhof" w:date="2019-12-09T16:46:00Z">
              <w:r w:rsidR="00244EAA">
                <w:t>n.</w:t>
              </w:r>
              <w:r w:rsidR="00F04D5D">
                <w:t xml:space="preserve"> Is</w:t>
              </w:r>
            </w:ins>
            <w:ins w:id="176" w:author="Richard Westerhof" w:date="2019-12-09T16:47:00Z">
              <w:r w:rsidR="00F04D5D">
                <w:t xml:space="preserve"> het nodig om discipline te modelleren aangezien het ook </w:t>
              </w:r>
            </w:ins>
            <w:ins w:id="177" w:author="Richard Westerhof" w:date="2019-12-09T16:46:00Z">
              <w:r w:rsidR="00F04D5D">
                <w:t>onderdeel van de af</w:t>
              </w:r>
            </w:ins>
            <w:ins w:id="178" w:author="Richard Westerhof" w:date="2019-12-09T16:47:00Z">
              <w:r w:rsidR="00F04D5D">
                <w:t xml:space="preserve">zender/geadresseerde zorgverlener? </w:t>
              </w:r>
            </w:ins>
            <w:ins w:id="179" w:author="Richard Westerhof" w:date="2019-12-09T16:46:00Z">
              <w:r w:rsidR="00244EAA">
                <w:t xml:space="preserve"> </w:t>
              </w:r>
            </w:ins>
            <w:del w:id="180" w:author="Richard Westerhof" w:date="2019-12-09T16:46:00Z">
              <w:r w:rsidR="000565F8" w:rsidDel="00244EAA">
                <w:delText>n</w:delText>
              </w:r>
            </w:del>
            <w:ins w:id="181" w:author="Richard Westerhof" w:date="2019-12-09T16:46:00Z">
              <w:r w:rsidR="00244EAA">
                <w:t xml:space="preserve"> </w:t>
              </w:r>
            </w:ins>
            <w:del w:id="182" w:author="Richard Westerhof" w:date="2019-12-09T16:46:00Z">
              <w:r w:rsidR="000565F8" w:rsidDel="00C4156C">
                <w:delText xml:space="preserve">, als categorie. </w:delText>
              </w:r>
            </w:del>
            <w:del w:id="183" w:author="Richard Westerhof" w:date="2019-12-09T16:45:00Z">
              <w:r w:rsidR="000565F8" w:rsidDel="00183F47">
                <w:delText xml:space="preserve">Gesteld is dat dit onderdeel is van zorgverlener. </w:delText>
              </w:r>
            </w:del>
          </w:p>
        </w:tc>
      </w:tr>
      <w:tr w:rsidR="005839A9" w14:paraId="17C94A82" w14:textId="77777777" w:rsidTr="2B43351A">
        <w:tc>
          <w:tcPr>
            <w:tcW w:w="2263" w:type="dxa"/>
          </w:tcPr>
          <w:p w14:paraId="2C8F79CC" w14:textId="77777777" w:rsidR="005839A9" w:rsidRPr="00B35C09" w:rsidRDefault="005839A9" w:rsidP="00145483">
            <w:pPr>
              <w:rPr>
                <w:rFonts w:eastAsiaTheme="minorEastAsia"/>
              </w:rPr>
            </w:pPr>
            <w:r w:rsidRPr="00B35C09">
              <w:rPr>
                <w:rFonts w:eastAsiaTheme="minorEastAsia"/>
              </w:rPr>
              <w:t>Uitleg en redenering</w:t>
            </w:r>
          </w:p>
        </w:tc>
        <w:tc>
          <w:tcPr>
            <w:tcW w:w="6799" w:type="dxa"/>
          </w:tcPr>
          <w:p w14:paraId="52A87AEE" w14:textId="77777777" w:rsidR="00A500B7" w:rsidRDefault="000565F8" w:rsidP="00D30370">
            <w:pPr>
              <w:rPr>
                <w:ins w:id="184" w:author="Richard Westerhof" w:date="2019-12-09T16:47:00Z"/>
              </w:rPr>
            </w:pPr>
            <w:r>
              <w:t xml:space="preserve">Over het algemeen wordt NHG-Tabel 12 hiervoor gebruikt in de </w:t>
            </w:r>
            <w:proofErr w:type="spellStart"/>
            <w:r>
              <w:t>HIS’en</w:t>
            </w:r>
            <w:proofErr w:type="spellEnd"/>
            <w:r>
              <w:t xml:space="preserve"> </w:t>
            </w:r>
          </w:p>
          <w:p w14:paraId="174045FA" w14:textId="3F852F83" w:rsidR="005839A9" w:rsidRPr="00B35C09" w:rsidRDefault="00D30370" w:rsidP="00D30370">
            <w:r>
              <w:t xml:space="preserve">Ook in het kader van </w:t>
            </w:r>
            <w:r w:rsidR="000565F8">
              <w:t>de</w:t>
            </w:r>
            <w:r w:rsidR="007C5315">
              <w:t xml:space="preserve"> discussie rondom HA-ZIB zorgverlener is </w:t>
            </w:r>
            <w:r w:rsidR="00A37A1F">
              <w:t xml:space="preserve">gesteld dat afdelingsspecialisme van </w:t>
            </w:r>
            <w:del w:id="185" w:author="Yvonne Pijnacker Hordijk" w:date="2019-12-13T17:05:00Z">
              <w:r w:rsidR="000565F8" w:rsidDel="2B43351A">
                <w:delText xml:space="preserve"> </w:delText>
              </w:r>
            </w:del>
            <w:r>
              <w:t>zorgaanbieder – via zorgverlener --  de geschikte plek is. Het is namelijk van belang te weten vanuit welk domein de brief afkomstig is</w:t>
            </w:r>
            <w:r w:rsidR="0093644C">
              <w:t xml:space="preserve">. Mede aangezien de brief ook van een </w:t>
            </w:r>
            <w:r w:rsidR="00A555BE">
              <w:t xml:space="preserve">AIOS </w:t>
            </w:r>
            <w:r w:rsidR="0093644C">
              <w:t>kan komen is afdelingsspecialisme een correctere keuze. Dat gaat via zorgaanbieder.</w:t>
            </w:r>
          </w:p>
        </w:tc>
      </w:tr>
      <w:tr w:rsidR="005839A9" w14:paraId="738413A6" w14:textId="77777777" w:rsidTr="2B43351A">
        <w:tc>
          <w:tcPr>
            <w:tcW w:w="2263" w:type="dxa"/>
          </w:tcPr>
          <w:p w14:paraId="203C2A08" w14:textId="77777777" w:rsidR="005839A9" w:rsidRPr="00B35C09" w:rsidRDefault="005839A9" w:rsidP="00145483">
            <w:pPr>
              <w:rPr>
                <w:rFonts w:eastAsiaTheme="minorEastAsia"/>
              </w:rPr>
            </w:pPr>
            <w:r w:rsidRPr="00B35C09">
              <w:t>Conclusie</w:t>
            </w:r>
          </w:p>
        </w:tc>
        <w:tc>
          <w:tcPr>
            <w:tcW w:w="6799" w:type="dxa"/>
          </w:tcPr>
          <w:p w14:paraId="4CFC8D35" w14:textId="4DEDDD0F" w:rsidR="00EF1474" w:rsidRDefault="00147445" w:rsidP="00D30370">
            <w:pPr>
              <w:rPr>
                <w:ins w:id="186" w:author="Richard Westerhof" w:date="2019-12-09T16:49:00Z"/>
              </w:rPr>
            </w:pPr>
            <w:ins w:id="187" w:author="Richard Westerhof" w:date="2019-12-09T16:48:00Z">
              <w:r>
                <w:t xml:space="preserve">Discipline is het afdelingsspecialisme. Afdelingsspecialisme is </w:t>
              </w:r>
            </w:ins>
            <w:ins w:id="188" w:author="Richard Westerhof" w:date="2019-12-09T16:49:00Z">
              <w:r>
                <w:t>te berei</w:t>
              </w:r>
              <w:r w:rsidR="00EF3E3F">
                <w:t xml:space="preserve">ken via </w:t>
              </w:r>
              <w:r w:rsidR="00AF6FA1">
                <w:t xml:space="preserve">de zorgaanbieder van de </w:t>
              </w:r>
              <w:r w:rsidR="00EF3E3F">
                <w:t>afzender/geadresseerde</w:t>
              </w:r>
              <w:r w:rsidR="00AF6FA1">
                <w:t xml:space="preserve"> zorgverlener</w:t>
              </w:r>
              <w:r w:rsidR="00EF1474">
                <w:t xml:space="preserve">. Zie </w:t>
              </w:r>
            </w:ins>
            <w:ins w:id="189" w:author="Richard Westerhof" w:date="2019-12-09T16:50:00Z">
              <w:r w:rsidR="00EF1474">
                <w:t xml:space="preserve">de </w:t>
              </w:r>
            </w:ins>
            <w:ins w:id="190" w:author="Richard Westerhof" w:date="2019-12-09T16:49:00Z">
              <w:r w:rsidR="00EF1474">
                <w:t xml:space="preserve">betreffende </w:t>
              </w:r>
            </w:ins>
            <w:ins w:id="191" w:author="Richard Westerhof" w:date="2019-12-09T16:50:00Z">
              <w:r w:rsidR="00EF1474">
                <w:t>HA-</w:t>
              </w:r>
              <w:proofErr w:type="spellStart"/>
              <w:r w:rsidR="00EF1474">
                <w:t>ZIBs</w:t>
              </w:r>
              <w:proofErr w:type="spellEnd"/>
              <w:r w:rsidR="00EF1474">
                <w:t>.</w:t>
              </w:r>
            </w:ins>
          </w:p>
          <w:p w14:paraId="3F252F5A" w14:textId="7069C908" w:rsidR="005839A9" w:rsidDel="00EF1474" w:rsidRDefault="005839A9" w:rsidP="00D30370">
            <w:pPr>
              <w:rPr>
                <w:del w:id="192" w:author="Richard Westerhof" w:date="2019-12-09T16:50:00Z"/>
              </w:rPr>
            </w:pPr>
            <w:del w:id="193" w:author="Richard Westerhof" w:date="2019-12-09T16:50:00Z">
              <w:r w:rsidDel="00EF1474">
                <w:delText xml:space="preserve">Is </w:delText>
              </w:r>
            </w:del>
            <w:del w:id="194" w:author="Richard Westerhof" w:date="2019-12-09T16:48:00Z">
              <w:r w:rsidDel="00A500B7">
                <w:delText xml:space="preserve">onderdeel van de </w:delText>
              </w:r>
            </w:del>
            <w:del w:id="195" w:author="Richard Westerhof" w:date="2019-12-09T16:50:00Z">
              <w:r w:rsidDel="00EF1474">
                <w:delText>zib zorgverlener</w:delText>
              </w:r>
            </w:del>
            <w:del w:id="196" w:author="Richard Westerhof" w:date="2019-12-09T16:48:00Z">
              <w:r w:rsidDel="00A500B7">
                <w:delText xml:space="preserve"> (specialisme)  </w:delText>
              </w:r>
            </w:del>
            <w:del w:id="197" w:author="Richard Westerhof" w:date="2019-12-09T16:50:00Z">
              <w:r w:rsidDel="00EF1474">
                <w:delText>of zorgaanbieder (afdelingsspecialisme),</w:delText>
              </w:r>
            </w:del>
            <w:del w:id="198" w:author="Richard Westerhof" w:date="2019-12-09T16:49:00Z">
              <w:r w:rsidDel="00EF1474">
                <w:delText xml:space="preserve"> zie betreffende zibs</w:delText>
              </w:r>
            </w:del>
            <w:del w:id="199" w:author="Richard Westerhof" w:date="2019-12-09T16:50:00Z">
              <w:r w:rsidDel="00EF1474">
                <w:delText>.</w:delText>
              </w:r>
            </w:del>
          </w:p>
          <w:p w14:paraId="10965D40" w14:textId="77777777" w:rsidR="005839A9" w:rsidRPr="00B35C09" w:rsidRDefault="005839A9" w:rsidP="000B3C61"/>
        </w:tc>
      </w:tr>
    </w:tbl>
    <w:p w14:paraId="2CF2B85F" w14:textId="77777777" w:rsidR="005839A9" w:rsidRDefault="005839A9" w:rsidP="005839A9">
      <w:pPr>
        <w:pStyle w:val="Geenafstand"/>
      </w:pPr>
    </w:p>
    <w:p w14:paraId="371E8797" w14:textId="77777777" w:rsidR="00D05AEE" w:rsidRDefault="00D05AEE" w:rsidP="0011315E">
      <w:pPr>
        <w:pStyle w:val="Kop3"/>
      </w:pPr>
      <w:r>
        <w:t>Cardinaliteit Episode en Contact</w:t>
      </w:r>
    </w:p>
    <w:tbl>
      <w:tblPr>
        <w:tblStyle w:val="Tabelraster"/>
        <w:tblW w:w="0" w:type="auto"/>
        <w:tblLook w:val="04A0" w:firstRow="1" w:lastRow="0" w:firstColumn="1" w:lastColumn="0" w:noHBand="0" w:noVBand="1"/>
      </w:tblPr>
      <w:tblGrid>
        <w:gridCol w:w="2263"/>
        <w:gridCol w:w="6799"/>
      </w:tblGrid>
      <w:tr w:rsidR="00D05AEE" w14:paraId="48129191" w14:textId="77777777" w:rsidTr="00145483">
        <w:tc>
          <w:tcPr>
            <w:tcW w:w="2263" w:type="dxa"/>
          </w:tcPr>
          <w:p w14:paraId="05483BF4" w14:textId="77777777" w:rsidR="00D05AEE" w:rsidRDefault="00D05AEE" w:rsidP="00145483">
            <w:r>
              <w:t>HIS-Referentiemodel</w:t>
            </w:r>
          </w:p>
        </w:tc>
        <w:tc>
          <w:tcPr>
            <w:tcW w:w="6799" w:type="dxa"/>
          </w:tcPr>
          <w:p w14:paraId="3F30A40E" w14:textId="4F03FCBC" w:rsidR="00D05AEE" w:rsidRDefault="00EC0DA4" w:rsidP="00145483">
            <w:r>
              <w:t>relaties naar Episode en Contact</w:t>
            </w:r>
          </w:p>
        </w:tc>
      </w:tr>
      <w:tr w:rsidR="00D05AEE" w14:paraId="5D9E8305" w14:textId="77777777" w:rsidTr="00145483">
        <w:tc>
          <w:tcPr>
            <w:tcW w:w="2263" w:type="dxa"/>
          </w:tcPr>
          <w:p w14:paraId="0B673169" w14:textId="77777777" w:rsidR="00D05AEE" w:rsidRDefault="00D05AEE" w:rsidP="00145483">
            <w:r>
              <w:t>Probleem</w:t>
            </w:r>
          </w:p>
        </w:tc>
        <w:tc>
          <w:tcPr>
            <w:tcW w:w="6799" w:type="dxa"/>
          </w:tcPr>
          <w:p w14:paraId="10DF326F" w14:textId="1927C78B" w:rsidR="00D05AEE" w:rsidRDefault="00EC0DA4" w:rsidP="00145483">
            <w:r>
              <w:t>I</w:t>
            </w:r>
            <w:r w:rsidR="0022630F">
              <w:t>n</w:t>
            </w:r>
            <w:r>
              <w:t xml:space="preserve"> de praktijk zijn niet alle brieven </w:t>
            </w:r>
            <w:r w:rsidR="0022630F">
              <w:t>aan een episode of contact gekoppeld.</w:t>
            </w:r>
          </w:p>
        </w:tc>
      </w:tr>
      <w:tr w:rsidR="00D05AEE" w14:paraId="7DE65B52" w14:textId="77777777" w:rsidTr="00145483">
        <w:tc>
          <w:tcPr>
            <w:tcW w:w="2263" w:type="dxa"/>
          </w:tcPr>
          <w:p w14:paraId="25154796" w14:textId="77777777" w:rsidR="00D05AEE" w:rsidRPr="00B35C09" w:rsidRDefault="00D05AEE" w:rsidP="00145483">
            <w:pPr>
              <w:rPr>
                <w:rFonts w:eastAsiaTheme="minorEastAsia"/>
              </w:rPr>
            </w:pPr>
            <w:r w:rsidRPr="00B35C09">
              <w:rPr>
                <w:rFonts w:eastAsiaTheme="minorEastAsia"/>
              </w:rPr>
              <w:t>Uitleg en redenering</w:t>
            </w:r>
          </w:p>
        </w:tc>
        <w:tc>
          <w:tcPr>
            <w:tcW w:w="6799" w:type="dxa"/>
          </w:tcPr>
          <w:p w14:paraId="3C680721" w14:textId="7B42F0D4" w:rsidR="00D05AEE" w:rsidRPr="00B35C09" w:rsidRDefault="00D05AEE" w:rsidP="00145483">
            <w:r>
              <w:t xml:space="preserve">Er is gekozen om de koppeling met een episode en een contact optioneel te laten zijn. Niet alleen omdat dit (nu nog) begrippen zijn die </w:t>
            </w:r>
            <w:r w:rsidR="00EC0DA4">
              <w:t xml:space="preserve">alleen </w:t>
            </w:r>
            <w:r>
              <w:t>in de eerste lijn worden gehanteerd maar ook om de flexibiliteit te hebben oude brieven die niet aan een episode gelinkt kunnen worden toch aan het dossier toe te kunnen voegen.</w:t>
            </w:r>
          </w:p>
        </w:tc>
      </w:tr>
      <w:tr w:rsidR="00D05AEE" w14:paraId="250FCBB4" w14:textId="77777777" w:rsidTr="00145483">
        <w:tc>
          <w:tcPr>
            <w:tcW w:w="2263" w:type="dxa"/>
          </w:tcPr>
          <w:p w14:paraId="094A4CEE" w14:textId="77777777" w:rsidR="00D05AEE" w:rsidRPr="00B35C09" w:rsidRDefault="00D05AEE" w:rsidP="00145483">
            <w:pPr>
              <w:rPr>
                <w:rFonts w:eastAsiaTheme="minorEastAsia"/>
              </w:rPr>
            </w:pPr>
            <w:r w:rsidRPr="00B35C09">
              <w:t>Conclusie</w:t>
            </w:r>
          </w:p>
        </w:tc>
        <w:tc>
          <w:tcPr>
            <w:tcW w:w="6799" w:type="dxa"/>
          </w:tcPr>
          <w:p w14:paraId="02760EEC" w14:textId="4DA406C3" w:rsidR="00D05AEE" w:rsidRDefault="00EC0DA4" w:rsidP="00145483">
            <w:r>
              <w:t>Optioneel maken.</w:t>
            </w:r>
          </w:p>
          <w:p w14:paraId="062719A7" w14:textId="77777777" w:rsidR="00D05AEE" w:rsidRPr="00B35C09" w:rsidRDefault="00D05AEE" w:rsidP="00145483"/>
        </w:tc>
      </w:tr>
    </w:tbl>
    <w:p w14:paraId="6A066D0E" w14:textId="77777777" w:rsidR="00D05AEE" w:rsidRDefault="00D05AEE" w:rsidP="00D05AEE">
      <w:pPr>
        <w:pStyle w:val="Geenafstand"/>
      </w:pPr>
    </w:p>
    <w:p w14:paraId="0638837D" w14:textId="4CAEBD65" w:rsidR="00D30890" w:rsidRDefault="00D30890">
      <w:pPr>
        <w:rPr>
          <w:rFonts w:asciiTheme="majorHAnsi" w:eastAsiaTheme="majorEastAsia" w:hAnsiTheme="majorHAnsi" w:cstheme="majorBidi"/>
          <w:color w:val="2E74B5" w:themeColor="accent1" w:themeShade="BF"/>
          <w:sz w:val="26"/>
          <w:szCs w:val="26"/>
        </w:rPr>
      </w:pPr>
      <w:r>
        <w:br w:type="page"/>
      </w:r>
    </w:p>
    <w:p w14:paraId="3A2770AB" w14:textId="77777777" w:rsidR="00D30890" w:rsidRDefault="00D30890" w:rsidP="00D30890">
      <w:pPr>
        <w:pStyle w:val="Kop2"/>
      </w:pPr>
    </w:p>
    <w:p w14:paraId="3CA20428" w14:textId="7320A96F" w:rsidR="00F91B52" w:rsidRPr="00D76E73" w:rsidDel="002D1A92" w:rsidRDefault="009A46C4" w:rsidP="000B3C61">
      <w:pPr>
        <w:pStyle w:val="Kop1"/>
        <w:rPr>
          <w:del w:id="200" w:author="Yvonne Pijnacker Hordijk" w:date="2019-12-05T14:34:00Z"/>
        </w:rPr>
      </w:pPr>
      <w:bookmarkStart w:id="201" w:name="_Toc24987655"/>
      <w:del w:id="202" w:author="Richard Westerhof" w:date="2019-12-09T16:50:00Z">
        <w:r w:rsidRPr="000B3C61" w:rsidDel="00D76E73">
          <w:delText xml:space="preserve">Bouwsteen </w:delText>
        </w:r>
      </w:del>
      <w:ins w:id="203" w:author="Richard Westerhof" w:date="2019-12-09T16:51:00Z">
        <w:r w:rsidR="00D76E73" w:rsidRPr="00D76E73">
          <w:t xml:space="preserve">Huisartsen </w:t>
        </w:r>
        <w:r w:rsidR="00D76E73">
          <w:t>ZIB</w:t>
        </w:r>
        <w:r w:rsidR="00D76E73" w:rsidRPr="000B3C61">
          <w:t xml:space="preserve"> </w:t>
        </w:r>
        <w:r w:rsidR="00D76E73" w:rsidRPr="00D76E73">
          <w:t>“</w:t>
        </w:r>
      </w:ins>
      <w:del w:id="204" w:author="Yvonne Pijnacker Hordijk" w:date="2019-12-05T14:34:00Z">
        <w:r w:rsidRPr="00D76E73" w:rsidDel="002D1A92">
          <w:delText>Correspondentie</w:delText>
        </w:r>
      </w:del>
      <w:ins w:id="205" w:author="Yvonne Pijnacker Hordijk" w:date="2019-12-05T14:34:00Z">
        <w:r w:rsidR="002D1A92" w:rsidRPr="00D76E73">
          <w:t>Brief</w:t>
        </w:r>
      </w:ins>
      <w:ins w:id="206" w:author="Richard Westerhof" w:date="2019-12-09T16:51:00Z">
        <w:r w:rsidR="00D76E73" w:rsidRPr="00D76E73">
          <w:t>”</w:t>
        </w:r>
      </w:ins>
      <w:del w:id="207" w:author="Yvonne Pijnacker Hordijk" w:date="2019-12-05T14:34:00Z">
        <w:r w:rsidRPr="00D76E73" w:rsidDel="002D1A92">
          <w:delText>-item</w:delText>
        </w:r>
        <w:bookmarkEnd w:id="201"/>
      </w:del>
    </w:p>
    <w:p w14:paraId="75A7DCC8" w14:textId="77777777" w:rsidR="002D1A92" w:rsidRPr="00473E85" w:rsidRDefault="002D1A92">
      <w:pPr>
        <w:pStyle w:val="Kop1"/>
        <w:rPr>
          <w:ins w:id="208" w:author="Yvonne Pijnacker Hordijk" w:date="2019-12-05T14:34:00Z"/>
          <w:rFonts w:ascii="Times New Roman" w:eastAsia="Times New Roman" w:hAnsi="Times New Roman" w:cs="Times New Roman"/>
          <w:color w:val="auto"/>
          <w:sz w:val="24"/>
          <w:szCs w:val="24"/>
        </w:rPr>
      </w:pPr>
    </w:p>
    <w:p w14:paraId="1FC43B23" w14:textId="4710F744" w:rsidR="00322CB6" w:rsidRPr="000B3C61" w:rsidDel="00D76E73" w:rsidRDefault="00322CB6">
      <w:pPr>
        <w:pStyle w:val="Kop1"/>
        <w:numPr>
          <w:ilvl w:val="0"/>
          <w:numId w:val="0"/>
        </w:numPr>
        <w:rPr>
          <w:del w:id="209" w:author="Richard Westerhof" w:date="2019-12-09T16:51:00Z"/>
        </w:rPr>
        <w:pPrChange w:id="210" w:author="Richard Westerhof" w:date="2019-12-09T16:51:00Z">
          <w:pPr/>
        </w:pPrChange>
      </w:pPr>
    </w:p>
    <w:p w14:paraId="0EED653E" w14:textId="77777777" w:rsidR="00D76E73" w:rsidRDefault="00D76E73" w:rsidP="005C1F5A">
      <w:pPr>
        <w:rPr>
          <w:ins w:id="211" w:author="Richard Westerhof" w:date="2019-12-09T16:51:00Z"/>
        </w:rPr>
      </w:pPr>
    </w:p>
    <w:p w14:paraId="0EFB909F" w14:textId="51ADEA88" w:rsidR="007A44CA" w:rsidRDefault="00D76E73" w:rsidP="007A44CA">
      <w:pPr>
        <w:rPr>
          <w:ins w:id="212" w:author="Richard Westerhof" w:date="2019-12-12T13:51:00Z"/>
        </w:rPr>
      </w:pPr>
      <w:ins w:id="213" w:author="Richard Westerhof" w:date="2019-12-09T16:51:00Z">
        <w:r>
          <w:t xml:space="preserve">De ZIB Brief </w:t>
        </w:r>
      </w:ins>
      <w:del w:id="214" w:author="Richard Westerhof" w:date="2019-12-09T16:51:00Z">
        <w:r w:rsidR="009A46C4" w:rsidDel="00D76E73">
          <w:delText xml:space="preserve">Een </w:delText>
        </w:r>
      </w:del>
      <w:del w:id="215" w:author="Yvonne Pijnacker Hordijk" w:date="2019-12-05T14:34:00Z">
        <w:r w:rsidR="009A46C4" w:rsidDel="002D1A92">
          <w:delText>correspondentie-item</w:delText>
        </w:r>
      </w:del>
      <w:ins w:id="216" w:author="Yvonne Pijnacker Hordijk" w:date="2019-12-05T14:34:00Z">
        <w:del w:id="217" w:author="Richard Westerhof" w:date="2019-12-09T16:51:00Z">
          <w:r w:rsidR="002D1A92" w:rsidDel="00D76E73">
            <w:delText>brief</w:delText>
          </w:r>
        </w:del>
      </w:ins>
      <w:del w:id="218" w:author="Richard Westerhof" w:date="2019-12-09T16:51:00Z">
        <w:r w:rsidR="009A46C4" w:rsidDel="00D76E73">
          <w:delText xml:space="preserve"> </w:delText>
        </w:r>
      </w:del>
      <w:r w:rsidR="009A46C4">
        <w:t xml:space="preserve">is de </w:t>
      </w:r>
      <w:ins w:id="219" w:author="Richard Westerhof" w:date="2019-12-09T16:51:00Z">
        <w:r>
          <w:t xml:space="preserve">door de zorgverlener </w:t>
        </w:r>
      </w:ins>
      <w:r w:rsidR="009A46C4">
        <w:t xml:space="preserve">verwerkte </w:t>
      </w:r>
      <w:ins w:id="220" w:author="Richard Westerhof" w:date="2019-12-12T13:54:00Z">
        <w:r w:rsidR="00E2040F">
          <w:t xml:space="preserve">in of uitgaande </w:t>
        </w:r>
      </w:ins>
      <w:r w:rsidR="009A46C4">
        <w:t xml:space="preserve">post. </w:t>
      </w:r>
      <w:ins w:id="221" w:author="Richard Westerhof" w:date="2019-12-12T13:48:00Z">
        <w:r w:rsidR="00ED4B54">
          <w:t xml:space="preserve"> De verzameling in en uitgaande brieven </w:t>
        </w:r>
      </w:ins>
      <w:ins w:id="222" w:author="Richard Westerhof" w:date="2019-12-12T13:50:00Z">
        <w:r w:rsidR="00D272C8">
          <w:t xml:space="preserve">worden op zo’n wijze vastgelegd in het XIS, zodat uit dat archief relevante informatie op een later moment snel kan worden teruggevonden. </w:t>
        </w:r>
      </w:ins>
      <w:ins w:id="223" w:author="Richard Westerhof" w:date="2019-12-12T13:54:00Z">
        <w:r w:rsidR="008C7BB6">
          <w:t xml:space="preserve">Dit gebeurt door het te </w:t>
        </w:r>
        <w:r w:rsidR="0053581F">
          <w:t>relateren aan een episode, contact en verwijstraject, en door meta-informatie toe te voegen zoals een samenvatting, categorie en specialisme (via de zib zorgverlener)</w:t>
        </w:r>
      </w:ins>
      <w:ins w:id="224" w:author="Richard Westerhof" w:date="2019-12-12T13:55:00Z">
        <w:r w:rsidR="0053581F">
          <w:t>.</w:t>
        </w:r>
        <w:r w:rsidR="00DB3266">
          <w:t xml:space="preserve"> Zo kan bijvoorbeeld </w:t>
        </w:r>
        <w:r w:rsidR="009201E8">
          <w:t>gemakkelijk</w:t>
        </w:r>
        <w:r w:rsidR="00DB3266">
          <w:t xml:space="preserve"> een ontslagbrief van de cardiologie worden </w:t>
        </w:r>
        <w:r w:rsidR="009201E8">
          <w:t>teruggevonden.</w:t>
        </w:r>
      </w:ins>
      <w:del w:id="225" w:author="Richard Westerhof" w:date="2019-12-12T13:51:00Z">
        <w:r w:rsidR="00863041" w:rsidDel="007A44CA">
          <w:delText>Verwerkte post word</w:delText>
        </w:r>
        <w:r w:rsidR="008A6B57" w:rsidDel="007A44CA">
          <w:delText>t</w:delText>
        </w:r>
        <w:r w:rsidR="00863041" w:rsidDel="007A44CA">
          <w:delText xml:space="preserve"> op zo’n wijze vastgelegd in het XIS,</w:delText>
        </w:r>
      </w:del>
      <w:del w:id="226" w:author="Richard Westerhof" w:date="2019-12-12T13:50:00Z">
        <w:r w:rsidR="00863041" w:rsidDel="00D272C8">
          <w:delText xml:space="preserve"> </w:delText>
        </w:r>
        <w:r w:rsidR="008168AC" w:rsidDel="00D272C8">
          <w:delText>zo</w:delText>
        </w:r>
        <w:r w:rsidR="00863041" w:rsidDel="00D272C8">
          <w:delText xml:space="preserve">dat </w:delText>
        </w:r>
        <w:r w:rsidR="00173D99" w:rsidDel="00D272C8">
          <w:delText xml:space="preserve">relevante informatie </w:delText>
        </w:r>
        <w:r w:rsidR="008C5CC1" w:rsidDel="00D272C8">
          <w:delText>op een later moment snel kan worden teruggevonden.</w:delText>
        </w:r>
      </w:del>
      <w:del w:id="227" w:author="Richard Westerhof" w:date="2019-12-12T13:51:00Z">
        <w:r w:rsidR="008C5CC1" w:rsidDel="007A44CA">
          <w:delText xml:space="preserve"> </w:delText>
        </w:r>
      </w:del>
    </w:p>
    <w:p w14:paraId="5E1EB2CB" w14:textId="77777777" w:rsidR="007A44CA" w:rsidRDefault="007A44CA" w:rsidP="008E2168">
      <w:pPr>
        <w:rPr>
          <w:ins w:id="228" w:author="Richard Westerhof" w:date="2019-12-09T16:52:00Z"/>
        </w:rPr>
      </w:pPr>
    </w:p>
    <w:p w14:paraId="08BEF135" w14:textId="151AAEBF" w:rsidR="0017125F" w:rsidRDefault="00313C89" w:rsidP="005C1F5A">
      <w:del w:id="229" w:author="Richard Westerhof" w:date="2019-12-12T13:55:00Z">
        <w:r w:rsidDel="004154AA">
          <w:delText xml:space="preserve">Een </w:delText>
        </w:r>
      </w:del>
      <w:ins w:id="230" w:author="Richard Westerhof" w:date="2019-12-12T13:55:00Z">
        <w:r w:rsidR="004154AA">
          <w:t>De br</w:t>
        </w:r>
      </w:ins>
      <w:ins w:id="231" w:author="Richard Westerhof" w:date="2019-12-12T13:56:00Z">
        <w:r w:rsidR="004154AA">
          <w:t>iefinhoud (bestaande uit</w:t>
        </w:r>
        <w:r w:rsidR="0068273E">
          <w:t xml:space="preserve"> </w:t>
        </w:r>
      </w:ins>
      <w:ins w:id="232" w:author="Richard Westerhof" w:date="2019-12-12T14:03:00Z">
        <w:r w:rsidR="00BE53D9">
          <w:t xml:space="preserve">de </w:t>
        </w:r>
      </w:ins>
      <w:ins w:id="233" w:author="Richard Westerhof" w:date="2019-12-12T13:56:00Z">
        <w:r w:rsidR="0068273E">
          <w:t>zib d</w:t>
        </w:r>
        <w:r w:rsidR="004154AA">
          <w:t>ocument</w:t>
        </w:r>
        <w:r w:rsidR="0068273E">
          <w:t>(</w:t>
        </w:r>
        <w:r w:rsidR="004154AA">
          <w:t>en</w:t>
        </w:r>
        <w:r w:rsidR="0068273E">
          <w:t>)</w:t>
        </w:r>
        <w:r w:rsidR="004154AA">
          <w:t xml:space="preserve">) </w:t>
        </w:r>
      </w:ins>
      <w:del w:id="234" w:author="Yvonne Pijnacker Hordijk" w:date="2019-12-05T14:35:00Z">
        <w:r w:rsidDel="002D1A92">
          <w:delText xml:space="preserve">correspondentie-item </w:delText>
        </w:r>
      </w:del>
      <w:ins w:id="235" w:author="Yvonne Pijnacker Hordijk" w:date="2019-12-05T14:35:00Z">
        <w:del w:id="236" w:author="Richard Westerhof" w:date="2019-12-12T13:56:00Z">
          <w:r w:rsidR="002D1A92" w:rsidDel="0068273E">
            <w:delText xml:space="preserve">brief </w:delText>
          </w:r>
        </w:del>
      </w:ins>
      <w:r w:rsidR="00673635">
        <w:t xml:space="preserve">bevat meestal een </w:t>
      </w:r>
      <w:r w:rsidR="0072092A">
        <w:t xml:space="preserve">kennisgeving </w:t>
      </w:r>
      <w:r w:rsidR="00673635">
        <w:t xml:space="preserve">van </w:t>
      </w:r>
      <w:del w:id="237" w:author="Richard Westerhof" w:date="2019-12-09T16:52:00Z">
        <w:r w:rsidR="00673635" w:rsidDel="007D17CA">
          <w:delText xml:space="preserve">een </w:delText>
        </w:r>
      </w:del>
      <w:ins w:id="238" w:author="Richard Westerhof" w:date="2019-12-09T16:52:00Z">
        <w:r w:rsidR="007D17CA">
          <w:t xml:space="preserve">één </w:t>
        </w:r>
      </w:ins>
      <w:r w:rsidR="003C3769">
        <w:t>z</w:t>
      </w:r>
      <w:r w:rsidR="00673635">
        <w:t xml:space="preserve">orgpartij </w:t>
      </w:r>
      <w:r w:rsidR="0072092A">
        <w:t xml:space="preserve">aan </w:t>
      </w:r>
      <w:r w:rsidR="00673635">
        <w:t>de andere</w:t>
      </w:r>
      <w:r w:rsidR="0072092A">
        <w:t>, zoals een verwijsbrief, ontslagbrief</w:t>
      </w:r>
      <w:ins w:id="239" w:author="Richard Westerhof" w:date="2019-12-12T13:52:00Z">
        <w:r w:rsidR="00FD403B">
          <w:t xml:space="preserve"> of </w:t>
        </w:r>
      </w:ins>
      <w:del w:id="240" w:author="Richard Westerhof" w:date="2019-12-12T13:52:00Z">
        <w:r w:rsidR="0072092A" w:rsidDel="00FD403B">
          <w:delText xml:space="preserve">, </w:delText>
        </w:r>
      </w:del>
      <w:r w:rsidR="0072092A">
        <w:t>een update van een verwijstraject</w:t>
      </w:r>
      <w:ins w:id="241" w:author="Richard Westerhof" w:date="2019-12-12T13:52:00Z">
        <w:r w:rsidR="00FD403B">
          <w:t xml:space="preserve">. Ook kan het </w:t>
        </w:r>
      </w:ins>
      <w:del w:id="242" w:author="Richard Westerhof" w:date="2019-12-12T13:52:00Z">
        <w:r w:rsidR="0072092A" w:rsidDel="00FD403B">
          <w:delText xml:space="preserve"> of een </w:delText>
        </w:r>
      </w:del>
      <w:r w:rsidR="0072092A">
        <w:t>wilsverklaring</w:t>
      </w:r>
      <w:ins w:id="243" w:author="Richard Westerhof" w:date="2019-12-12T13:52:00Z">
        <w:r w:rsidR="00FD403B">
          <w:t>(en)</w:t>
        </w:r>
      </w:ins>
      <w:r w:rsidR="0072092A">
        <w:t xml:space="preserve"> van de </w:t>
      </w:r>
      <w:r w:rsidR="008168AC">
        <w:t>patiënt</w:t>
      </w:r>
      <w:ins w:id="244" w:author="Richard Westerhof" w:date="2019-12-12T13:52:00Z">
        <w:r w:rsidR="00FD403B">
          <w:t xml:space="preserve"> bevatten</w:t>
        </w:r>
      </w:ins>
      <w:r w:rsidR="00707CE4">
        <w:t xml:space="preserve">. Kenmerkend is dat </w:t>
      </w:r>
      <w:r w:rsidR="00AC713F">
        <w:t xml:space="preserve">de </w:t>
      </w:r>
      <w:del w:id="245" w:author="Richard Westerhof" w:date="2019-12-12T13:57:00Z">
        <w:r w:rsidR="00AC713F" w:rsidDel="00BB3478">
          <w:delText xml:space="preserve">gegevens van </w:delText>
        </w:r>
      </w:del>
      <w:del w:id="246" w:author="Yvonne Pijnacker Hordijk" w:date="2019-12-05T14:35:00Z">
        <w:r w:rsidR="00AC713F" w:rsidDel="002D1A92">
          <w:delText>briefinhoud / documenten van het correspondentie-item</w:delText>
        </w:r>
      </w:del>
      <w:ins w:id="247" w:author="Yvonne Pijnacker Hordijk" w:date="2019-12-05T14:35:00Z">
        <w:del w:id="248" w:author="Richard Westerhof" w:date="2019-12-12T13:57:00Z">
          <w:r w:rsidR="002D1A92" w:rsidDel="00BB3478">
            <w:delText>de</w:delText>
          </w:r>
        </w:del>
        <w:r w:rsidR="002D1A92">
          <w:t>brief</w:t>
        </w:r>
      </w:ins>
      <w:ins w:id="249" w:author="Richard Westerhof" w:date="2019-12-12T13:57:00Z">
        <w:r w:rsidR="00BB3478">
          <w:t>inhoud</w:t>
        </w:r>
      </w:ins>
      <w:r w:rsidR="00AC713F">
        <w:t xml:space="preserve"> </w:t>
      </w:r>
      <w:r w:rsidR="00707CE4">
        <w:t xml:space="preserve">vaker </w:t>
      </w:r>
      <w:r w:rsidR="00AC713F">
        <w:t xml:space="preserve">ongestructureerd </w:t>
      </w:r>
      <w:ins w:id="250" w:author="Richard Westerhof" w:date="2019-12-12T13:57:00Z">
        <w:r w:rsidR="00BB3478">
          <w:t>is</w:t>
        </w:r>
      </w:ins>
      <w:del w:id="251" w:author="Richard Westerhof" w:date="2019-12-12T13:57:00Z">
        <w:r w:rsidR="00AC713F" w:rsidDel="00BB3478">
          <w:delText>zijn</w:delText>
        </w:r>
      </w:del>
      <w:r w:rsidR="00AC713F">
        <w:t>, of ongestructureerde delen bevat</w:t>
      </w:r>
      <w:del w:id="252" w:author="Richard Westerhof" w:date="2019-12-12T13:57:00Z">
        <w:r w:rsidR="00AC713F" w:rsidDel="00BB3478">
          <w:delText>ten</w:delText>
        </w:r>
      </w:del>
      <w:r w:rsidR="00AC713F">
        <w:t xml:space="preserve"> dan wel samengestelde gegevens van verschillende aard bevatten (meerdere zorginformatiebouwst</w:t>
      </w:r>
      <w:ins w:id="253" w:author="Richard Westerhof" w:date="2019-12-12T13:57:00Z">
        <w:r w:rsidR="00F90450">
          <w:t xml:space="preserve">enen). Het </w:t>
        </w:r>
      </w:ins>
      <w:ins w:id="254" w:author="Richard Westerhof" w:date="2019-12-12T13:58:00Z">
        <w:r w:rsidR="0020710E">
          <w:t xml:space="preserve">is mogelijk om de </w:t>
        </w:r>
        <w:r w:rsidR="00F90450">
          <w:t>briefinhoud</w:t>
        </w:r>
        <w:r w:rsidR="007D02D7">
          <w:t>,</w:t>
        </w:r>
        <w:r w:rsidR="00F90450">
          <w:t xml:space="preserve"> </w:t>
        </w:r>
        <w:r w:rsidR="0020710E">
          <w:t>zoals het is verzonden</w:t>
        </w:r>
      </w:ins>
      <w:del w:id="255" w:author="Richard Westerhof" w:date="2019-12-12T13:57:00Z">
        <w:r w:rsidR="00AC713F" w:rsidDel="00F90450">
          <w:delText>een)</w:delText>
        </w:r>
        <w:r w:rsidR="00EB47F8" w:rsidDel="00F90450">
          <w:delText>.</w:delText>
        </w:r>
        <w:r w:rsidR="00AC713F" w:rsidDel="00F90450">
          <w:delText xml:space="preserve"> </w:delText>
        </w:r>
      </w:del>
      <w:r w:rsidR="0072092A">
        <w:t xml:space="preserve"> </w:t>
      </w:r>
      <w:ins w:id="256" w:author="Richard Westerhof" w:date="2019-12-12T13:58:00Z">
        <w:r w:rsidR="007D02D7">
          <w:t>of ontvangen</w:t>
        </w:r>
      </w:ins>
      <w:ins w:id="257" w:author="Richard Westerhof" w:date="2019-12-12T13:59:00Z">
        <w:r w:rsidR="007D02D7">
          <w:t xml:space="preserve">, </w:t>
        </w:r>
      </w:ins>
      <w:ins w:id="258" w:author="Richard Westerhof" w:date="2019-12-12T14:00:00Z">
        <w:r w:rsidR="00C87936">
          <w:t xml:space="preserve">als geheel </w:t>
        </w:r>
      </w:ins>
      <w:ins w:id="259" w:author="Richard Westerhof" w:date="2019-12-12T13:59:00Z">
        <w:r w:rsidR="007D02D7">
          <w:t>te bewaren</w:t>
        </w:r>
      </w:ins>
      <w:ins w:id="260" w:author="Richard Westerhof" w:date="2019-12-12T14:00:00Z">
        <w:r w:rsidR="00475A41">
          <w:t xml:space="preserve">. </w:t>
        </w:r>
      </w:ins>
    </w:p>
    <w:p w14:paraId="1DFFF7F8" w14:textId="77777777" w:rsidR="00D80B3E" w:rsidRDefault="00D80B3E" w:rsidP="005C1F5A">
      <w:pPr>
        <w:rPr>
          <w:ins w:id="261" w:author="Richard Westerhof" w:date="2019-12-12T13:52:00Z"/>
        </w:rPr>
      </w:pPr>
    </w:p>
    <w:p w14:paraId="020D73C0" w14:textId="75DBCE6F" w:rsidR="00EB47F8" w:rsidRDefault="008168AC" w:rsidP="005C1F5A">
      <w:r>
        <w:t xml:space="preserve">De </w:t>
      </w:r>
      <w:ins w:id="262" w:author="Richard Westerhof" w:date="2019-12-12T13:59:00Z">
        <w:r w:rsidR="001C463B">
          <w:t xml:space="preserve">bouwsteen (klasse) </w:t>
        </w:r>
      </w:ins>
      <w:del w:id="263" w:author="Richard Westerhof" w:date="2019-12-12T13:59:00Z">
        <w:r w:rsidDel="001C463B">
          <w:delText xml:space="preserve">zorginformatiebouwsteen </w:delText>
        </w:r>
      </w:del>
      <w:ins w:id="264" w:author="Richard Westerhof" w:date="2019-12-12T13:59:00Z">
        <w:r w:rsidR="001C463B">
          <w:t xml:space="preserve">Brief </w:t>
        </w:r>
      </w:ins>
      <w:r>
        <w:t xml:space="preserve">is </w:t>
      </w:r>
      <w:ins w:id="265" w:author="Richard Westerhof" w:date="2019-12-12T13:53:00Z">
        <w:r w:rsidR="00733993">
          <w:t xml:space="preserve">al tientallen jaren in </w:t>
        </w:r>
      </w:ins>
      <w:r>
        <w:t xml:space="preserve">vrijwel </w:t>
      </w:r>
      <w:del w:id="266" w:author="Richard Westerhof" w:date="2019-12-12T13:53:00Z">
        <w:r w:rsidR="00AB7AC9" w:rsidDel="00733993">
          <w:delText xml:space="preserve">in </w:delText>
        </w:r>
      </w:del>
      <w:r w:rsidR="00AB7AC9">
        <w:t xml:space="preserve">ieder </w:t>
      </w:r>
      <w:ins w:id="267" w:author="Richard Westerhof" w:date="2019-12-12T13:52:00Z">
        <w:r w:rsidR="00D80B3E">
          <w:t>huisartsinfo</w:t>
        </w:r>
      </w:ins>
      <w:ins w:id="268" w:author="Richard Westerhof" w:date="2019-12-12T13:53:00Z">
        <w:r w:rsidR="00D80B3E">
          <w:t xml:space="preserve">rmatiesysteem </w:t>
        </w:r>
      </w:ins>
      <w:del w:id="269" w:author="Richard Westerhof" w:date="2019-12-12T13:53:00Z">
        <w:r w:rsidR="00AB7AC9" w:rsidDel="00D80B3E">
          <w:delText xml:space="preserve">HIS </w:delText>
        </w:r>
      </w:del>
      <w:r w:rsidR="00AB7AC9">
        <w:t xml:space="preserve">geïmplementeerd. </w:t>
      </w:r>
    </w:p>
    <w:p w14:paraId="54381A8B" w14:textId="4037A40D" w:rsidR="0060689F" w:rsidRDefault="0060689F" w:rsidP="007F3EF3">
      <w:pPr>
        <w:pStyle w:val="Geenafstand"/>
      </w:pPr>
    </w:p>
    <w:p w14:paraId="0955A9AD" w14:textId="4623502D" w:rsidR="00DE3F58" w:rsidRDefault="5E1F95AE" w:rsidP="5E1F95AE">
      <w:pPr>
        <w:pStyle w:val="Kop2"/>
      </w:pPr>
      <w:bookmarkStart w:id="270" w:name="_Toc24987656"/>
      <w:r>
        <w:t>Generiek Model</w:t>
      </w:r>
      <w:bookmarkEnd w:id="270"/>
    </w:p>
    <w:p w14:paraId="5FE7904B" w14:textId="77777777" w:rsidR="00DE3F58" w:rsidRDefault="00DE3F58" w:rsidP="00DE3F58">
      <w:pPr>
        <w:ind w:left="4536" w:hanging="1417"/>
      </w:pPr>
    </w:p>
    <w:p w14:paraId="6DB30EA7" w14:textId="2C0FF109" w:rsidR="00647CD7" w:rsidRDefault="00647CD7" w:rsidP="00822BDF">
      <w:pPr>
        <w:rPr>
          <w:ins w:id="271" w:author="Richard Westerhof" w:date="2019-11-20T11:44:00Z"/>
        </w:rPr>
      </w:pPr>
    </w:p>
    <w:p w14:paraId="65A75684" w14:textId="77777777" w:rsidR="00FB62A6" w:rsidRDefault="00FB62A6" w:rsidP="00D33182">
      <w:pPr>
        <w:ind w:left="4536" w:hanging="5245"/>
      </w:pPr>
    </w:p>
    <w:p w14:paraId="3711932A" w14:textId="683154E8" w:rsidR="00647CD7" w:rsidRPr="0011315E" w:rsidDel="7B267FA3" w:rsidRDefault="00647CD7" w:rsidP="28CC1985">
      <w:pPr>
        <w:ind w:left="4536" w:hanging="4820"/>
        <w:rPr>
          <w:del w:id="272" w:author="Yvonne Pijnacker Hordijk" w:date="2019-12-13T09:12:00Z"/>
          <w:u w:val="single"/>
        </w:rPr>
      </w:pPr>
    </w:p>
    <w:p w14:paraId="09259160" w14:textId="0DFA8C74" w:rsidR="7B267FA3" w:rsidRDefault="7B267FA3">
      <w:pPr>
        <w:ind w:left="4536" w:hanging="4820"/>
        <w:pPrChange w:id="273" w:author="Yvonne Pijnacker Hordijk" w:date="2019-12-13T09:12:00Z">
          <w:pPr/>
        </w:pPrChange>
      </w:pPr>
      <w:ins w:id="274" w:author="Yvonne Pijnacker Hordijk" w:date="2019-12-13T09:12:00Z">
        <w:r>
          <w:rPr>
            <w:noProof/>
          </w:rPr>
          <w:drawing>
            <wp:inline distT="0" distB="0" distL="0" distR="0" wp14:anchorId="2FFDAE0A" wp14:editId="1C1CBA56">
              <wp:extent cx="6279542" cy="3139771"/>
              <wp:effectExtent l="0" t="0" r="0" b="0"/>
              <wp:docPr id="573687705" name="Picture 57368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9542" cy="3139771"/>
                      </a:xfrm>
                      <a:prstGeom prst="rect">
                        <a:avLst/>
                      </a:prstGeom>
                    </pic:spPr>
                  </pic:pic>
                </a:graphicData>
              </a:graphic>
            </wp:inline>
          </w:drawing>
        </w:r>
      </w:ins>
    </w:p>
    <w:p w14:paraId="67EC8EF7" w14:textId="2D35ED6B" w:rsidR="004366C7" w:rsidRDefault="004366C7" w:rsidP="00D61465">
      <w:pPr>
        <w:ind w:left="4536" w:hanging="567"/>
      </w:pPr>
    </w:p>
    <w:p w14:paraId="08E1FAAA" w14:textId="605A0899" w:rsidR="00FF1772" w:rsidRDefault="00FF1772" w:rsidP="00D61465">
      <w:pPr>
        <w:ind w:left="4536" w:hanging="567"/>
      </w:pPr>
    </w:p>
    <w:p w14:paraId="7908C24D" w14:textId="77777777" w:rsidR="00FF1772" w:rsidRDefault="00FF1772" w:rsidP="00D61465">
      <w:pPr>
        <w:ind w:left="4536" w:hanging="567"/>
      </w:pPr>
    </w:p>
    <w:p w14:paraId="7935755D" w14:textId="77777777" w:rsidR="004366C7" w:rsidRDefault="004366C7" w:rsidP="004366C7">
      <w:pPr>
        <w:pStyle w:val="Kop2"/>
      </w:pPr>
      <w:bookmarkStart w:id="275" w:name="_Toc516138059"/>
      <w:bookmarkStart w:id="276" w:name="_Toc24987657"/>
      <w:r>
        <w:t>Elementen</w:t>
      </w:r>
      <w:bookmarkEnd w:id="275"/>
      <w:bookmarkEnd w:id="276"/>
    </w:p>
    <w:tbl>
      <w:tblPr>
        <w:tblW w:w="11529" w:type="dxa"/>
        <w:tblInd w:w="-1044" w:type="dxa"/>
        <w:tblLayout w:type="fixed"/>
        <w:tblCellMar>
          <w:left w:w="70" w:type="dxa"/>
          <w:right w:w="70" w:type="dxa"/>
        </w:tblCellMar>
        <w:tblLook w:val="04A0" w:firstRow="1" w:lastRow="0" w:firstColumn="1" w:lastColumn="0" w:noHBand="0" w:noVBand="1"/>
        <w:tblPrChange w:id="277" w:author="Yvonne Pijnacker Hordijk" w:date="2019-12-13T17:05:00Z">
          <w:tblPr>
            <w:tblW w:w="11529" w:type="dxa"/>
            <w:tblInd w:w="-1044" w:type="dxa"/>
            <w:tblLayout w:type="fixed"/>
            <w:tblCellMar>
              <w:left w:w="70" w:type="dxa"/>
              <w:right w:w="70" w:type="dxa"/>
            </w:tblCellMar>
            <w:tblLook w:val="04A0" w:firstRow="1" w:lastRow="0" w:firstColumn="1" w:lastColumn="0" w:noHBand="0" w:noVBand="1"/>
          </w:tblPr>
        </w:tblPrChange>
      </w:tblPr>
      <w:tblGrid>
        <w:gridCol w:w="1092"/>
        <w:gridCol w:w="363"/>
        <w:gridCol w:w="1947"/>
        <w:gridCol w:w="517"/>
        <w:gridCol w:w="2850"/>
        <w:gridCol w:w="1215"/>
        <w:gridCol w:w="1986"/>
        <w:gridCol w:w="1559"/>
        <w:tblGridChange w:id="278">
          <w:tblGrid>
            <w:gridCol w:w="1092"/>
            <w:gridCol w:w="363"/>
            <w:gridCol w:w="1947"/>
            <w:gridCol w:w="517"/>
            <w:gridCol w:w="2850"/>
            <w:gridCol w:w="1215"/>
            <w:gridCol w:w="2694"/>
            <w:gridCol w:w="851"/>
          </w:tblGrid>
        </w:tblGridChange>
      </w:tblGrid>
      <w:tr w:rsidR="00DE5E3F" w:rsidRPr="00C503F2" w14:paraId="5CCCAEB3" w14:textId="77777777" w:rsidTr="2B43351A">
        <w:trPr>
          <w:trHeight w:val="300"/>
          <w:trPrChange w:id="279"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1F497D"/>
            <w:vAlign w:val="center"/>
            <w:hideMark/>
            <w:tcPrChange w:id="280"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1F497D"/>
                <w:vAlign w:val="center"/>
                <w:hideMark/>
              </w:tcPr>
            </w:tcPrChange>
          </w:tcPr>
          <w:p w14:paraId="12E4769C" w14:textId="77777777" w:rsidR="004366C7" w:rsidRPr="007B4206" w:rsidRDefault="004366C7">
            <w:pPr>
              <w:rPr>
                <w:color w:val="FFFFFF" w:themeColor="background1"/>
                <w:sz w:val="18"/>
                <w:szCs w:val="18"/>
              </w:rPr>
            </w:pPr>
            <w:r w:rsidRPr="00057F32">
              <w:rPr>
                <w:color w:val="FFFFFF" w:themeColor="background1"/>
                <w:sz w:val="18"/>
                <w:szCs w:val="18"/>
              </w:rPr>
              <w:t>Type</w:t>
            </w:r>
          </w:p>
        </w:tc>
        <w:tc>
          <w:tcPr>
            <w:tcW w:w="2310" w:type="dxa"/>
            <w:gridSpan w:val="2"/>
            <w:tcBorders>
              <w:top w:val="single" w:sz="4" w:space="0" w:color="auto"/>
              <w:left w:val="nil"/>
              <w:bottom w:val="single" w:sz="4" w:space="0" w:color="auto"/>
              <w:right w:val="single" w:sz="4" w:space="0" w:color="auto"/>
            </w:tcBorders>
            <w:shd w:val="clear" w:color="auto" w:fill="1F497D"/>
            <w:vAlign w:val="center"/>
            <w:hideMark/>
            <w:tcPrChange w:id="281" w:author="Yvonne Pijnacker Hordijk" w:date="2019-12-13T17:05:00Z">
              <w:tcPr>
                <w:tcW w:w="2310" w:type="dxa"/>
                <w:gridSpan w:val="2"/>
                <w:tcBorders>
                  <w:top w:val="single" w:sz="4" w:space="0" w:color="auto"/>
                  <w:left w:val="nil"/>
                  <w:bottom w:val="single" w:sz="4" w:space="0" w:color="auto"/>
                  <w:right w:val="single" w:sz="4" w:space="0" w:color="auto"/>
                </w:tcBorders>
                <w:shd w:val="clear" w:color="auto" w:fill="1F497D"/>
                <w:vAlign w:val="center"/>
                <w:hideMark/>
              </w:tcPr>
            </w:tcPrChange>
          </w:tcPr>
          <w:p w14:paraId="61A70208" w14:textId="77777777" w:rsidR="004366C7" w:rsidRPr="007B4206" w:rsidRDefault="004366C7">
            <w:pPr>
              <w:rPr>
                <w:color w:val="FFFFFF" w:themeColor="background1"/>
                <w:sz w:val="18"/>
                <w:szCs w:val="18"/>
              </w:rPr>
            </w:pPr>
            <w:r w:rsidRPr="00057F32">
              <w:rPr>
                <w:color w:val="FFFFFF" w:themeColor="background1"/>
                <w:sz w:val="18"/>
                <w:szCs w:val="18"/>
              </w:rPr>
              <w:t>Concept</w:t>
            </w:r>
          </w:p>
        </w:tc>
        <w:tc>
          <w:tcPr>
            <w:tcW w:w="517" w:type="dxa"/>
            <w:tcBorders>
              <w:top w:val="single" w:sz="4" w:space="0" w:color="auto"/>
              <w:left w:val="nil"/>
              <w:bottom w:val="single" w:sz="4" w:space="0" w:color="auto"/>
              <w:right w:val="single" w:sz="4" w:space="0" w:color="auto"/>
            </w:tcBorders>
            <w:shd w:val="clear" w:color="auto" w:fill="1F497D"/>
            <w:vAlign w:val="center"/>
            <w:hideMark/>
            <w:tcPrChange w:id="282" w:author="Yvonne Pijnacker Hordijk" w:date="2019-12-13T17:05:00Z">
              <w:tcPr>
                <w:tcW w:w="517" w:type="dxa"/>
                <w:tcBorders>
                  <w:top w:val="single" w:sz="4" w:space="0" w:color="auto"/>
                  <w:left w:val="nil"/>
                  <w:bottom w:val="single" w:sz="4" w:space="0" w:color="auto"/>
                  <w:right w:val="single" w:sz="4" w:space="0" w:color="auto"/>
                </w:tcBorders>
                <w:shd w:val="clear" w:color="auto" w:fill="1F497D"/>
                <w:vAlign w:val="center"/>
                <w:hideMark/>
              </w:tcPr>
            </w:tcPrChange>
          </w:tcPr>
          <w:p w14:paraId="5F05D20F" w14:textId="77777777" w:rsidR="004366C7" w:rsidRPr="007B4206" w:rsidRDefault="004366C7">
            <w:pPr>
              <w:rPr>
                <w:color w:val="FFFFFF" w:themeColor="background1"/>
                <w:sz w:val="18"/>
                <w:szCs w:val="18"/>
              </w:rPr>
            </w:pPr>
            <w:r w:rsidRPr="00057F32">
              <w:rPr>
                <w:color w:val="FFFFFF" w:themeColor="background1"/>
                <w:sz w:val="18"/>
                <w:szCs w:val="18"/>
              </w:rPr>
              <w:t>Card</w:t>
            </w:r>
          </w:p>
        </w:tc>
        <w:tc>
          <w:tcPr>
            <w:tcW w:w="2850" w:type="dxa"/>
            <w:tcBorders>
              <w:top w:val="single" w:sz="4" w:space="0" w:color="auto"/>
              <w:left w:val="nil"/>
              <w:bottom w:val="single" w:sz="4" w:space="0" w:color="auto"/>
              <w:right w:val="single" w:sz="4" w:space="0" w:color="auto"/>
            </w:tcBorders>
            <w:shd w:val="clear" w:color="auto" w:fill="1F497D"/>
            <w:vAlign w:val="center"/>
            <w:hideMark/>
            <w:tcPrChange w:id="283" w:author="Yvonne Pijnacker Hordijk" w:date="2019-12-13T17:05:00Z">
              <w:tcPr>
                <w:tcW w:w="2850" w:type="dxa"/>
                <w:tcBorders>
                  <w:top w:val="single" w:sz="4" w:space="0" w:color="auto"/>
                  <w:left w:val="nil"/>
                  <w:bottom w:val="single" w:sz="4" w:space="0" w:color="auto"/>
                  <w:right w:val="single" w:sz="4" w:space="0" w:color="auto"/>
                </w:tcBorders>
                <w:shd w:val="clear" w:color="auto" w:fill="1F497D"/>
                <w:vAlign w:val="center"/>
                <w:hideMark/>
              </w:tcPr>
            </w:tcPrChange>
          </w:tcPr>
          <w:p w14:paraId="7D586B87" w14:textId="77777777" w:rsidR="004366C7" w:rsidRPr="007B4206" w:rsidRDefault="004366C7">
            <w:pPr>
              <w:rPr>
                <w:color w:val="FFFFFF" w:themeColor="background1"/>
                <w:sz w:val="18"/>
                <w:szCs w:val="18"/>
              </w:rPr>
            </w:pPr>
            <w:r w:rsidRPr="00057F32">
              <w:rPr>
                <w:color w:val="FFFFFF" w:themeColor="background1"/>
                <w:sz w:val="18"/>
                <w:szCs w:val="18"/>
              </w:rPr>
              <w:t>Definitie</w:t>
            </w:r>
          </w:p>
        </w:tc>
        <w:tc>
          <w:tcPr>
            <w:tcW w:w="1215" w:type="dxa"/>
            <w:tcBorders>
              <w:top w:val="single" w:sz="4" w:space="0" w:color="auto"/>
              <w:left w:val="nil"/>
              <w:bottom w:val="single" w:sz="4" w:space="0" w:color="auto"/>
              <w:right w:val="single" w:sz="4" w:space="0" w:color="auto"/>
            </w:tcBorders>
            <w:shd w:val="clear" w:color="auto" w:fill="1F497D"/>
            <w:vAlign w:val="center"/>
            <w:hideMark/>
            <w:tcPrChange w:id="284" w:author="Yvonne Pijnacker Hordijk" w:date="2019-12-13T17:05:00Z">
              <w:tcPr>
                <w:tcW w:w="1215" w:type="dxa"/>
                <w:tcBorders>
                  <w:top w:val="single" w:sz="4" w:space="0" w:color="auto"/>
                  <w:left w:val="nil"/>
                  <w:bottom w:val="single" w:sz="4" w:space="0" w:color="auto"/>
                  <w:right w:val="single" w:sz="4" w:space="0" w:color="auto"/>
                </w:tcBorders>
                <w:shd w:val="clear" w:color="auto" w:fill="1F497D"/>
                <w:vAlign w:val="center"/>
                <w:hideMark/>
              </w:tcPr>
            </w:tcPrChange>
          </w:tcPr>
          <w:p w14:paraId="44221154" w14:textId="77777777" w:rsidR="004366C7" w:rsidRPr="007B4206" w:rsidRDefault="004366C7">
            <w:pPr>
              <w:rPr>
                <w:color w:val="FFFFFF" w:themeColor="background1"/>
                <w:sz w:val="18"/>
                <w:szCs w:val="18"/>
              </w:rPr>
            </w:pPr>
            <w:proofErr w:type="spellStart"/>
            <w:r w:rsidRPr="00057F32">
              <w:rPr>
                <w:color w:val="FFFFFF" w:themeColor="background1"/>
                <w:sz w:val="18"/>
                <w:szCs w:val="18"/>
              </w:rPr>
              <w:t>DefinitieCode</w:t>
            </w:r>
            <w:proofErr w:type="spellEnd"/>
          </w:p>
        </w:tc>
        <w:tc>
          <w:tcPr>
            <w:tcW w:w="1986" w:type="dxa"/>
            <w:tcBorders>
              <w:top w:val="single" w:sz="4" w:space="0" w:color="auto"/>
              <w:left w:val="nil"/>
              <w:bottom w:val="single" w:sz="4" w:space="0" w:color="auto"/>
              <w:right w:val="single" w:sz="4" w:space="0" w:color="auto"/>
            </w:tcBorders>
            <w:shd w:val="clear" w:color="auto" w:fill="1F497D"/>
            <w:vAlign w:val="center"/>
            <w:hideMark/>
            <w:tcPrChange w:id="285" w:author="Yvonne Pijnacker Hordijk" w:date="2019-12-13T17:05:00Z">
              <w:tcPr>
                <w:tcW w:w="2694" w:type="dxa"/>
                <w:tcBorders>
                  <w:top w:val="single" w:sz="4" w:space="0" w:color="auto"/>
                  <w:left w:val="nil"/>
                  <w:bottom w:val="single" w:sz="4" w:space="0" w:color="auto"/>
                  <w:right w:val="single" w:sz="4" w:space="0" w:color="auto"/>
                </w:tcBorders>
                <w:shd w:val="clear" w:color="auto" w:fill="1F497D"/>
                <w:vAlign w:val="center"/>
                <w:hideMark/>
              </w:tcPr>
            </w:tcPrChange>
          </w:tcPr>
          <w:p w14:paraId="69FFA3F2" w14:textId="77777777" w:rsidR="004366C7" w:rsidRPr="007B4206" w:rsidRDefault="004366C7">
            <w:pPr>
              <w:rPr>
                <w:color w:val="FFFFFF" w:themeColor="background1"/>
                <w:sz w:val="18"/>
                <w:szCs w:val="18"/>
              </w:rPr>
            </w:pPr>
            <w:r w:rsidRPr="00057F32">
              <w:rPr>
                <w:color w:val="FFFFFF" w:themeColor="background1"/>
                <w:sz w:val="18"/>
                <w:szCs w:val="18"/>
              </w:rPr>
              <w:t>Verwijzing</w:t>
            </w:r>
          </w:p>
        </w:tc>
        <w:tc>
          <w:tcPr>
            <w:tcW w:w="1559" w:type="dxa"/>
            <w:tcBorders>
              <w:top w:val="nil"/>
              <w:left w:val="nil"/>
              <w:bottom w:val="nil"/>
              <w:right w:val="single" w:sz="4" w:space="0" w:color="auto"/>
            </w:tcBorders>
            <w:shd w:val="clear" w:color="auto" w:fill="1F497D"/>
            <w:vAlign w:val="center"/>
            <w:hideMark/>
            <w:tcPrChange w:id="286" w:author="Yvonne Pijnacker Hordijk" w:date="2019-12-13T17:05:00Z">
              <w:tcPr>
                <w:tcW w:w="851" w:type="dxa"/>
                <w:tcBorders>
                  <w:top w:val="nil"/>
                  <w:left w:val="nil"/>
                  <w:bottom w:val="nil"/>
                  <w:right w:val="single" w:sz="4" w:space="0" w:color="auto"/>
                </w:tcBorders>
                <w:shd w:val="clear" w:color="auto" w:fill="1F497D"/>
                <w:vAlign w:val="center"/>
                <w:hideMark/>
              </w:tcPr>
            </w:tcPrChange>
          </w:tcPr>
          <w:p w14:paraId="0F41725A" w14:textId="77777777" w:rsidR="004366C7" w:rsidRPr="007B4206" w:rsidRDefault="004366C7">
            <w:pPr>
              <w:rPr>
                <w:color w:val="FFFFFF" w:themeColor="background1"/>
                <w:sz w:val="18"/>
                <w:szCs w:val="18"/>
              </w:rPr>
            </w:pPr>
            <w:r w:rsidRPr="00057F32">
              <w:rPr>
                <w:color w:val="FFFFFF" w:themeColor="background1"/>
                <w:sz w:val="18"/>
                <w:szCs w:val="18"/>
              </w:rPr>
              <w:t>Wijziging</w:t>
            </w:r>
          </w:p>
        </w:tc>
      </w:tr>
      <w:tr w:rsidR="00DE5E3F" w:rsidRPr="00C503F2" w14:paraId="6D89AE92" w14:textId="77777777" w:rsidTr="2B43351A">
        <w:trPr>
          <w:trHeight w:val="525"/>
          <w:trPrChange w:id="287" w:author="Yvonne Pijnacker Hordijk" w:date="2019-12-13T17:05:00Z">
            <w:trPr>
              <w:trHeight w:val="525"/>
            </w:trPr>
          </w:trPrChange>
        </w:trPr>
        <w:tc>
          <w:tcPr>
            <w:tcW w:w="1092" w:type="dxa"/>
            <w:tcBorders>
              <w:top w:val="nil"/>
              <w:left w:val="single" w:sz="4" w:space="0" w:color="auto"/>
              <w:bottom w:val="single" w:sz="4" w:space="0" w:color="auto"/>
              <w:right w:val="single" w:sz="4" w:space="0" w:color="auto"/>
            </w:tcBorders>
            <w:shd w:val="clear" w:color="auto" w:fill="E3E3E3"/>
            <w:hideMark/>
            <w:tcPrChange w:id="288" w:author="Yvonne Pijnacker Hordijk" w:date="2019-12-13T17:05:00Z">
              <w:tcPr>
                <w:tcW w:w="1092" w:type="dxa"/>
                <w:tcBorders>
                  <w:top w:val="nil"/>
                  <w:left w:val="single" w:sz="4" w:space="0" w:color="auto"/>
                  <w:bottom w:val="single" w:sz="4" w:space="0" w:color="auto"/>
                  <w:right w:val="single" w:sz="4" w:space="0" w:color="auto"/>
                </w:tcBorders>
                <w:shd w:val="clear" w:color="auto" w:fill="E3E3E3"/>
                <w:hideMark/>
              </w:tcPr>
            </w:tcPrChange>
          </w:tcPr>
          <w:p w14:paraId="3356F839" w14:textId="236A8E2E" w:rsidR="004366C7" w:rsidRPr="007B4206" w:rsidRDefault="004366C7">
            <w:pPr>
              <w:rPr>
                <w:smallCaps/>
                <w:color w:val="000000"/>
                <w:sz w:val="18"/>
                <w:szCs w:val="18"/>
              </w:rPr>
            </w:pPr>
          </w:p>
        </w:tc>
        <w:tc>
          <w:tcPr>
            <w:tcW w:w="2310" w:type="dxa"/>
            <w:gridSpan w:val="2"/>
            <w:tcBorders>
              <w:top w:val="single" w:sz="4" w:space="0" w:color="auto"/>
              <w:left w:val="nil"/>
              <w:bottom w:val="single" w:sz="4" w:space="0" w:color="auto"/>
              <w:right w:val="single" w:sz="4" w:space="0" w:color="auto"/>
            </w:tcBorders>
            <w:shd w:val="clear" w:color="auto" w:fill="E3E3E3"/>
            <w:hideMark/>
            <w:tcPrChange w:id="289" w:author="Yvonne Pijnacker Hordijk" w:date="2019-12-13T17:05:00Z">
              <w:tcPr>
                <w:tcW w:w="2310" w:type="dxa"/>
                <w:gridSpan w:val="2"/>
                <w:tcBorders>
                  <w:top w:val="single" w:sz="4" w:space="0" w:color="auto"/>
                  <w:left w:val="nil"/>
                  <w:bottom w:val="single" w:sz="4" w:space="0" w:color="auto"/>
                  <w:right w:val="single" w:sz="4" w:space="0" w:color="auto"/>
                </w:tcBorders>
                <w:shd w:val="clear" w:color="auto" w:fill="E3E3E3"/>
                <w:hideMark/>
              </w:tcPr>
            </w:tcPrChange>
          </w:tcPr>
          <w:p w14:paraId="2A7D6B77" w14:textId="664370FD" w:rsidR="004366C7" w:rsidRPr="007B4206" w:rsidRDefault="00EF56E9">
            <w:pPr>
              <w:rPr>
                <w:smallCaps/>
                <w:color w:val="000000"/>
                <w:sz w:val="18"/>
                <w:szCs w:val="18"/>
              </w:rPr>
            </w:pPr>
            <w:del w:id="290" w:author="Yvonne Pijnacker Hordijk" w:date="2019-12-05T14:30:00Z">
              <w:r w:rsidRPr="00057F32" w:rsidDel="004574E3">
                <w:rPr>
                  <w:smallCaps/>
                  <w:color w:val="000000"/>
                  <w:sz w:val="18"/>
                  <w:szCs w:val="18"/>
                </w:rPr>
                <w:delText>Correspondentie</w:delText>
              </w:r>
              <w:r w:rsidR="00AB1CC5" w:rsidDel="004574E3">
                <w:rPr>
                  <w:smallCaps/>
                  <w:color w:val="000000"/>
                  <w:sz w:val="18"/>
                  <w:szCs w:val="18"/>
                </w:rPr>
                <w:delText>-item</w:delText>
              </w:r>
            </w:del>
            <w:ins w:id="291" w:author="Yvonne Pijnacker Hordijk" w:date="2019-12-05T14:30:00Z">
              <w:r w:rsidR="004574E3">
                <w:rPr>
                  <w:smallCaps/>
                  <w:color w:val="000000"/>
                  <w:sz w:val="18"/>
                  <w:szCs w:val="18"/>
                </w:rPr>
                <w:t>Brief</w:t>
              </w:r>
            </w:ins>
          </w:p>
        </w:tc>
        <w:tc>
          <w:tcPr>
            <w:tcW w:w="517" w:type="dxa"/>
            <w:tcBorders>
              <w:top w:val="nil"/>
              <w:left w:val="nil"/>
              <w:bottom w:val="single" w:sz="4" w:space="0" w:color="auto"/>
              <w:right w:val="single" w:sz="4" w:space="0" w:color="auto"/>
            </w:tcBorders>
            <w:shd w:val="clear" w:color="auto" w:fill="E3E3E3"/>
            <w:vAlign w:val="center"/>
            <w:hideMark/>
            <w:tcPrChange w:id="292" w:author="Yvonne Pijnacker Hordijk" w:date="2019-12-13T17:05:00Z">
              <w:tcPr>
                <w:tcW w:w="517" w:type="dxa"/>
                <w:tcBorders>
                  <w:top w:val="nil"/>
                  <w:left w:val="nil"/>
                  <w:bottom w:val="single" w:sz="4" w:space="0" w:color="auto"/>
                  <w:right w:val="single" w:sz="4" w:space="0" w:color="auto"/>
                </w:tcBorders>
                <w:shd w:val="clear" w:color="auto" w:fill="E3E3E3"/>
                <w:vAlign w:val="center"/>
                <w:hideMark/>
              </w:tcPr>
            </w:tcPrChange>
          </w:tcPr>
          <w:p w14:paraId="28907605" w14:textId="77777777" w:rsidR="004366C7" w:rsidRPr="007B4206" w:rsidRDefault="004366C7">
            <w:pPr>
              <w:rPr>
                <w:smallCaps/>
                <w:color w:val="000000"/>
                <w:sz w:val="18"/>
                <w:szCs w:val="18"/>
              </w:rPr>
            </w:pPr>
            <w:r w:rsidRPr="00057F32">
              <w:rPr>
                <w:smallCaps/>
                <w:color w:val="000000"/>
                <w:sz w:val="18"/>
                <w:szCs w:val="18"/>
              </w:rPr>
              <w:t> </w:t>
            </w:r>
          </w:p>
        </w:tc>
        <w:tc>
          <w:tcPr>
            <w:tcW w:w="2850" w:type="dxa"/>
            <w:tcBorders>
              <w:top w:val="nil"/>
              <w:left w:val="nil"/>
              <w:bottom w:val="single" w:sz="4" w:space="0" w:color="auto"/>
              <w:right w:val="single" w:sz="4" w:space="0" w:color="auto"/>
            </w:tcBorders>
            <w:shd w:val="clear" w:color="auto" w:fill="E3E3E3"/>
            <w:vAlign w:val="center"/>
            <w:hideMark/>
            <w:tcPrChange w:id="293" w:author="Yvonne Pijnacker Hordijk" w:date="2019-12-13T17:05:00Z">
              <w:tcPr>
                <w:tcW w:w="2850" w:type="dxa"/>
                <w:tcBorders>
                  <w:top w:val="nil"/>
                  <w:left w:val="nil"/>
                  <w:bottom w:val="single" w:sz="4" w:space="0" w:color="auto"/>
                  <w:right w:val="single" w:sz="4" w:space="0" w:color="auto"/>
                </w:tcBorders>
                <w:shd w:val="clear" w:color="auto" w:fill="E3E3E3"/>
                <w:vAlign w:val="center"/>
                <w:hideMark/>
              </w:tcPr>
            </w:tcPrChange>
          </w:tcPr>
          <w:p w14:paraId="490C63B9" w14:textId="31F65937" w:rsidR="004366C7" w:rsidRPr="007B4206" w:rsidRDefault="004366C7">
            <w:pPr>
              <w:rPr>
                <w:smallCaps/>
                <w:color w:val="000000"/>
                <w:sz w:val="18"/>
                <w:szCs w:val="18"/>
              </w:rPr>
            </w:pPr>
            <w:r w:rsidRPr="00057F32">
              <w:rPr>
                <w:smallCaps/>
                <w:color w:val="000000"/>
                <w:sz w:val="18"/>
                <w:szCs w:val="18"/>
              </w:rPr>
              <w:t xml:space="preserve">Rootconcept van de bouwsteen </w:t>
            </w:r>
            <w:del w:id="294" w:author="Yvonne Pijnacker Hordijk" w:date="2019-12-05T14:30:00Z">
              <w:r w:rsidR="005C1F5A" w:rsidRPr="00057F32" w:rsidDel="004574E3">
                <w:rPr>
                  <w:smallCaps/>
                  <w:color w:val="000000"/>
                  <w:sz w:val="18"/>
                  <w:szCs w:val="18"/>
                </w:rPr>
                <w:delText>Correspondentie</w:delText>
              </w:r>
            </w:del>
            <w:ins w:id="295" w:author="Yvonne Pijnacker Hordijk" w:date="2019-12-05T14:30:00Z">
              <w:r w:rsidR="004574E3">
                <w:rPr>
                  <w:smallCaps/>
                  <w:color w:val="000000"/>
                  <w:sz w:val="18"/>
                  <w:szCs w:val="18"/>
                </w:rPr>
                <w:t>Brief</w:t>
              </w:r>
            </w:ins>
            <w:r w:rsidRPr="00057F32">
              <w:rPr>
                <w:smallCaps/>
                <w:color w:val="000000"/>
                <w:sz w:val="18"/>
                <w:szCs w:val="18"/>
              </w:rPr>
              <w:t xml:space="preserve">. Dit rootconcept bevat alle gegevenselementen van de bouwsteen </w:t>
            </w:r>
            <w:del w:id="296" w:author="Yvonne Pijnacker Hordijk" w:date="2019-12-05T14:30:00Z">
              <w:r w:rsidR="005C1F5A" w:rsidDel="004574E3">
                <w:rPr>
                  <w:smallCaps/>
                  <w:color w:val="000000"/>
                  <w:sz w:val="18"/>
                  <w:szCs w:val="18"/>
                </w:rPr>
                <w:delText>Correspondentie</w:delText>
              </w:r>
            </w:del>
            <w:ins w:id="297" w:author="Yvonne Pijnacker Hordijk" w:date="2019-12-05T14:30:00Z">
              <w:r w:rsidR="004574E3">
                <w:rPr>
                  <w:smallCaps/>
                  <w:color w:val="000000"/>
                  <w:sz w:val="18"/>
                  <w:szCs w:val="18"/>
                </w:rPr>
                <w:t>Brief</w:t>
              </w:r>
            </w:ins>
            <w:r w:rsidRPr="00057F32">
              <w:rPr>
                <w:smallCaps/>
                <w:color w:val="000000"/>
                <w:sz w:val="18"/>
                <w:szCs w:val="18"/>
              </w:rPr>
              <w:t>.</w:t>
            </w:r>
          </w:p>
        </w:tc>
        <w:tc>
          <w:tcPr>
            <w:tcW w:w="1215" w:type="dxa"/>
            <w:tcBorders>
              <w:top w:val="nil"/>
              <w:left w:val="nil"/>
              <w:bottom w:val="single" w:sz="4" w:space="0" w:color="auto"/>
              <w:right w:val="single" w:sz="4" w:space="0" w:color="auto"/>
            </w:tcBorders>
            <w:shd w:val="clear" w:color="auto" w:fill="E3E3E3"/>
            <w:vAlign w:val="center"/>
            <w:hideMark/>
            <w:tcPrChange w:id="298" w:author="Yvonne Pijnacker Hordijk" w:date="2019-12-13T17:05:00Z">
              <w:tcPr>
                <w:tcW w:w="1215" w:type="dxa"/>
                <w:tcBorders>
                  <w:top w:val="nil"/>
                  <w:left w:val="nil"/>
                  <w:bottom w:val="single" w:sz="4" w:space="0" w:color="auto"/>
                  <w:right w:val="single" w:sz="4" w:space="0" w:color="auto"/>
                </w:tcBorders>
                <w:shd w:val="clear" w:color="auto" w:fill="E3E3E3"/>
                <w:vAlign w:val="center"/>
                <w:hideMark/>
              </w:tcPr>
            </w:tcPrChange>
          </w:tcPr>
          <w:p w14:paraId="7B5A9C1A" w14:textId="77777777" w:rsidR="004366C7" w:rsidRPr="007B4206" w:rsidRDefault="004366C7">
            <w:pPr>
              <w:rPr>
                <w:smallCaps/>
                <w:color w:val="000000"/>
                <w:sz w:val="18"/>
                <w:szCs w:val="18"/>
              </w:rPr>
            </w:pPr>
            <w:r w:rsidRPr="00057F32">
              <w:rPr>
                <w:smallCaps/>
                <w:color w:val="000000"/>
                <w:sz w:val="18"/>
                <w:szCs w:val="18"/>
              </w:rPr>
              <w:t> </w:t>
            </w:r>
          </w:p>
        </w:tc>
        <w:tc>
          <w:tcPr>
            <w:tcW w:w="1986" w:type="dxa"/>
            <w:tcBorders>
              <w:top w:val="nil"/>
              <w:left w:val="nil"/>
              <w:bottom w:val="single" w:sz="4" w:space="0" w:color="auto"/>
              <w:right w:val="single" w:sz="4" w:space="0" w:color="auto"/>
            </w:tcBorders>
            <w:shd w:val="clear" w:color="auto" w:fill="E3E3E3"/>
            <w:vAlign w:val="center"/>
            <w:hideMark/>
            <w:tcPrChange w:id="299" w:author="Yvonne Pijnacker Hordijk" w:date="2019-12-13T17:05:00Z">
              <w:tcPr>
                <w:tcW w:w="2694" w:type="dxa"/>
                <w:tcBorders>
                  <w:top w:val="nil"/>
                  <w:left w:val="nil"/>
                  <w:bottom w:val="single" w:sz="4" w:space="0" w:color="auto"/>
                  <w:right w:val="single" w:sz="4" w:space="0" w:color="auto"/>
                </w:tcBorders>
                <w:shd w:val="clear" w:color="auto" w:fill="E3E3E3"/>
                <w:vAlign w:val="center"/>
                <w:hideMark/>
              </w:tcPr>
            </w:tcPrChange>
          </w:tcPr>
          <w:p w14:paraId="5E2380DD" w14:textId="77777777" w:rsidR="004366C7" w:rsidRPr="007B4206" w:rsidRDefault="004366C7">
            <w:pPr>
              <w:rPr>
                <w:smallCaps/>
                <w:color w:val="000000"/>
                <w:sz w:val="18"/>
                <w:szCs w:val="18"/>
              </w:rPr>
            </w:pPr>
            <w:r w:rsidRPr="00057F32">
              <w:rPr>
                <w:smallCaps/>
                <w:color w:val="000000"/>
                <w:sz w:val="18"/>
                <w:szCs w:val="18"/>
              </w:rPr>
              <w:t> </w:t>
            </w:r>
          </w:p>
        </w:tc>
        <w:tc>
          <w:tcPr>
            <w:tcW w:w="1559" w:type="dxa"/>
            <w:tcBorders>
              <w:top w:val="single" w:sz="4" w:space="0" w:color="auto"/>
              <w:left w:val="nil"/>
              <w:bottom w:val="single" w:sz="4" w:space="0" w:color="auto"/>
              <w:right w:val="single" w:sz="4" w:space="0" w:color="auto"/>
            </w:tcBorders>
            <w:shd w:val="clear" w:color="auto" w:fill="E3E3E3"/>
            <w:vAlign w:val="center"/>
            <w:hideMark/>
            <w:tcPrChange w:id="300" w:author="Yvonne Pijnacker Hordijk" w:date="2019-12-13T17:05:00Z">
              <w:tcPr>
                <w:tcW w:w="851" w:type="dxa"/>
                <w:tcBorders>
                  <w:top w:val="single" w:sz="4" w:space="0" w:color="auto"/>
                  <w:left w:val="nil"/>
                  <w:bottom w:val="single" w:sz="4" w:space="0" w:color="auto"/>
                  <w:right w:val="single" w:sz="4" w:space="0" w:color="auto"/>
                </w:tcBorders>
                <w:shd w:val="clear" w:color="auto" w:fill="E3E3E3"/>
                <w:vAlign w:val="center"/>
                <w:hideMark/>
              </w:tcPr>
            </w:tcPrChange>
          </w:tcPr>
          <w:p w14:paraId="13137C06" w14:textId="77777777" w:rsidR="004366C7" w:rsidRPr="007B4206" w:rsidRDefault="004366C7">
            <w:pPr>
              <w:rPr>
                <w:smallCaps/>
                <w:color w:val="000000"/>
                <w:sz w:val="18"/>
                <w:szCs w:val="18"/>
              </w:rPr>
            </w:pPr>
            <w:r w:rsidRPr="00057F32">
              <w:rPr>
                <w:smallCaps/>
                <w:color w:val="000000"/>
                <w:sz w:val="18"/>
                <w:szCs w:val="18"/>
              </w:rPr>
              <w:t>J</w:t>
            </w:r>
          </w:p>
        </w:tc>
      </w:tr>
      <w:tr w:rsidR="00FD168D" w:rsidRPr="00C503F2" w14:paraId="25C48893" w14:textId="77777777" w:rsidTr="2B43351A">
        <w:trPr>
          <w:trHeight w:val="805"/>
          <w:trPrChange w:id="301" w:author="Yvonne Pijnacker Hordijk" w:date="2019-12-13T17:05:00Z">
            <w:trPr>
              <w:trHeight w:val="805"/>
            </w:trPr>
          </w:trPrChange>
        </w:trPr>
        <w:tc>
          <w:tcPr>
            <w:tcW w:w="1092" w:type="dxa"/>
            <w:tcBorders>
              <w:top w:val="nil"/>
              <w:left w:val="single" w:sz="4" w:space="0" w:color="auto"/>
              <w:bottom w:val="single" w:sz="4" w:space="0" w:color="auto"/>
              <w:right w:val="single" w:sz="4" w:space="0" w:color="auto"/>
            </w:tcBorders>
            <w:shd w:val="clear" w:color="auto" w:fill="auto"/>
            <w:vAlign w:val="center"/>
            <w:hideMark/>
            <w:tcPrChange w:id="302"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hideMark/>
              </w:tcPr>
            </w:tcPrChange>
          </w:tcPr>
          <w:p w14:paraId="55FB0050" w14:textId="77777777" w:rsidR="004366C7" w:rsidRPr="007B4206" w:rsidRDefault="004366C7">
            <w:pPr>
              <w:rPr>
                <w:color w:val="000000"/>
                <w:sz w:val="18"/>
                <w:szCs w:val="18"/>
              </w:rPr>
            </w:pPr>
            <w:r w:rsidRPr="00057F32">
              <w:rPr>
                <w:color w:val="000000"/>
                <w:sz w:val="18"/>
                <w:szCs w:val="18"/>
              </w:rPr>
              <w:t>TS</w:t>
            </w:r>
          </w:p>
        </w:tc>
        <w:tc>
          <w:tcPr>
            <w:tcW w:w="363" w:type="dxa"/>
            <w:tcBorders>
              <w:top w:val="nil"/>
              <w:left w:val="nil"/>
              <w:bottom w:val="single" w:sz="4" w:space="0" w:color="auto"/>
              <w:right w:val="single" w:sz="4" w:space="0" w:color="auto"/>
            </w:tcBorders>
            <w:shd w:val="clear" w:color="auto" w:fill="auto"/>
            <w:vAlign w:val="center"/>
            <w:hideMark/>
            <w:tcPrChange w:id="303" w:author="Yvonne Pijnacker Hordijk" w:date="2019-12-13T17:05:00Z">
              <w:tcPr>
                <w:tcW w:w="363" w:type="dxa"/>
                <w:tcBorders>
                  <w:top w:val="nil"/>
                  <w:left w:val="nil"/>
                  <w:bottom w:val="single" w:sz="4" w:space="0" w:color="auto"/>
                  <w:right w:val="single" w:sz="4" w:space="0" w:color="auto"/>
                </w:tcBorders>
                <w:shd w:val="clear" w:color="auto" w:fill="auto"/>
                <w:vAlign w:val="center"/>
                <w:hideMark/>
              </w:tcPr>
            </w:tcPrChange>
          </w:tcPr>
          <w:p w14:paraId="1947DED9" w14:textId="77777777" w:rsidR="004366C7" w:rsidRPr="007B4206" w:rsidRDefault="004366C7">
            <w:pPr>
              <w:rPr>
                <w:color w:val="000000"/>
                <w:sz w:val="18"/>
                <w:szCs w:val="18"/>
              </w:rPr>
            </w:pPr>
            <w:r w:rsidRPr="00057F32">
              <w:rPr>
                <w:color w:val="000000"/>
                <w:sz w:val="18"/>
                <w:szCs w:val="18"/>
              </w:rPr>
              <w:t> </w:t>
            </w:r>
          </w:p>
        </w:tc>
        <w:tc>
          <w:tcPr>
            <w:tcW w:w="1947" w:type="dxa"/>
            <w:tcBorders>
              <w:top w:val="nil"/>
              <w:left w:val="nil"/>
              <w:bottom w:val="single" w:sz="4" w:space="0" w:color="auto"/>
              <w:right w:val="single" w:sz="4" w:space="0" w:color="auto"/>
            </w:tcBorders>
            <w:shd w:val="clear" w:color="auto" w:fill="auto"/>
            <w:vAlign w:val="center"/>
            <w:tcPrChange w:id="304"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753CDFE1" w14:textId="08D9F056" w:rsidR="2989DB0C" w:rsidRPr="005878AC" w:rsidRDefault="007F3D57">
            <w:pPr>
              <w:rPr>
                <w:color w:val="000000"/>
                <w:sz w:val="18"/>
                <w:szCs w:val="18"/>
              </w:rPr>
            </w:pPr>
            <w:r w:rsidRPr="005878AC">
              <w:rPr>
                <w:color w:val="000000"/>
                <w:sz w:val="18"/>
                <w:szCs w:val="18"/>
              </w:rPr>
              <w:t xml:space="preserve">Datum/Tijd </w:t>
            </w:r>
            <w:r w:rsidR="009402C2">
              <w:rPr>
                <w:color w:val="000000"/>
                <w:sz w:val="18"/>
                <w:szCs w:val="18"/>
              </w:rPr>
              <w:t>inkomend</w:t>
            </w:r>
            <w:r w:rsidR="0017087E" w:rsidRPr="005878AC">
              <w:rPr>
                <w:color w:val="000000"/>
                <w:sz w:val="18"/>
                <w:szCs w:val="18"/>
              </w:rPr>
              <w:t>/</w:t>
            </w:r>
            <w:r w:rsidR="009402C2">
              <w:rPr>
                <w:color w:val="000000"/>
                <w:sz w:val="18"/>
                <w:szCs w:val="18"/>
              </w:rPr>
              <w:t>uitgaand</w:t>
            </w:r>
          </w:p>
        </w:tc>
        <w:tc>
          <w:tcPr>
            <w:tcW w:w="517" w:type="dxa"/>
            <w:tcBorders>
              <w:top w:val="nil"/>
              <w:left w:val="nil"/>
              <w:bottom w:val="single" w:sz="4" w:space="0" w:color="auto"/>
              <w:right w:val="single" w:sz="4" w:space="0" w:color="auto"/>
            </w:tcBorders>
            <w:shd w:val="clear" w:color="auto" w:fill="auto"/>
            <w:vAlign w:val="center"/>
            <w:hideMark/>
            <w:tcPrChange w:id="305" w:author="Yvonne Pijnacker Hordijk" w:date="2019-12-13T17:05:00Z">
              <w:tcPr>
                <w:tcW w:w="517" w:type="dxa"/>
                <w:tcBorders>
                  <w:top w:val="nil"/>
                  <w:left w:val="nil"/>
                  <w:bottom w:val="single" w:sz="4" w:space="0" w:color="auto"/>
                  <w:right w:val="single" w:sz="4" w:space="0" w:color="auto"/>
                </w:tcBorders>
                <w:shd w:val="clear" w:color="auto" w:fill="auto"/>
                <w:vAlign w:val="center"/>
                <w:hideMark/>
              </w:tcPr>
            </w:tcPrChange>
          </w:tcPr>
          <w:p w14:paraId="3B65ABA8" w14:textId="7A79B7AF" w:rsidR="004366C7" w:rsidRPr="007B4206" w:rsidRDefault="004366C7">
            <w:pPr>
              <w:rPr>
                <w:color w:val="000000"/>
                <w:sz w:val="18"/>
                <w:szCs w:val="18"/>
              </w:rPr>
            </w:pPr>
            <w:r w:rsidRPr="00057F32">
              <w:rPr>
                <w:color w:val="000000"/>
                <w:sz w:val="18"/>
                <w:szCs w:val="18"/>
              </w:rPr>
              <w:t>1</w:t>
            </w:r>
            <w:r w:rsidR="00254C0E">
              <w:rPr>
                <w:color w:val="000000"/>
                <w:sz w:val="18"/>
                <w:szCs w:val="18"/>
              </w:rPr>
              <w:t>…1</w:t>
            </w:r>
          </w:p>
        </w:tc>
        <w:tc>
          <w:tcPr>
            <w:tcW w:w="2850" w:type="dxa"/>
            <w:tcBorders>
              <w:top w:val="nil"/>
              <w:left w:val="nil"/>
              <w:bottom w:val="single" w:sz="4" w:space="0" w:color="auto"/>
              <w:right w:val="single" w:sz="4" w:space="0" w:color="auto"/>
            </w:tcBorders>
            <w:shd w:val="clear" w:color="auto" w:fill="auto"/>
            <w:vAlign w:val="center"/>
            <w:hideMark/>
            <w:tcPrChange w:id="306" w:author="Yvonne Pijnacker Hordijk" w:date="2019-12-13T17:05:00Z">
              <w:tcPr>
                <w:tcW w:w="2850" w:type="dxa"/>
                <w:tcBorders>
                  <w:top w:val="nil"/>
                  <w:left w:val="nil"/>
                  <w:bottom w:val="single" w:sz="4" w:space="0" w:color="auto"/>
                  <w:right w:val="single" w:sz="4" w:space="0" w:color="auto"/>
                </w:tcBorders>
                <w:shd w:val="clear" w:color="auto" w:fill="auto"/>
                <w:vAlign w:val="center"/>
                <w:hideMark/>
              </w:tcPr>
            </w:tcPrChange>
          </w:tcPr>
          <w:p w14:paraId="46771BAE" w14:textId="26B2D465" w:rsidR="004366C7" w:rsidRPr="007B4206" w:rsidRDefault="00AC68D9">
            <w:pPr>
              <w:rPr>
                <w:color w:val="000000"/>
                <w:sz w:val="18"/>
                <w:szCs w:val="18"/>
              </w:rPr>
            </w:pPr>
            <w:r w:rsidRPr="00057F32">
              <w:rPr>
                <w:color w:val="000000"/>
                <w:sz w:val="18"/>
                <w:szCs w:val="18"/>
              </w:rPr>
              <w:t xml:space="preserve">Moment dat </w:t>
            </w:r>
            <w:del w:id="307" w:author="Yvonne Pijnacker Hordijk" w:date="2019-12-05T14:31:00Z">
              <w:r w:rsidRPr="00057F32" w:rsidDel="004574E3">
                <w:rPr>
                  <w:color w:val="000000"/>
                  <w:sz w:val="18"/>
                  <w:szCs w:val="18"/>
                </w:rPr>
                <w:delText xml:space="preserve">het item </w:delText>
              </w:r>
            </w:del>
            <w:ins w:id="308" w:author="Yvonne Pijnacker Hordijk" w:date="2019-12-05T14:31:00Z">
              <w:r w:rsidR="004574E3">
                <w:rPr>
                  <w:color w:val="000000"/>
                  <w:sz w:val="18"/>
                  <w:szCs w:val="18"/>
                </w:rPr>
                <w:t xml:space="preserve">de brief </w:t>
              </w:r>
            </w:ins>
            <w:r w:rsidRPr="00057F32">
              <w:rPr>
                <w:color w:val="000000"/>
                <w:sz w:val="18"/>
                <w:szCs w:val="18"/>
              </w:rPr>
              <w:t>verstuurd wordt of in een dossier verwerkt wordt</w:t>
            </w:r>
            <w:r w:rsidR="00254C0E">
              <w:rPr>
                <w:color w:val="000000"/>
                <w:sz w:val="18"/>
                <w:szCs w:val="18"/>
              </w:rPr>
              <w:t xml:space="preserve"> (dus niet de datum van opstelling)</w:t>
            </w:r>
          </w:p>
        </w:tc>
        <w:tc>
          <w:tcPr>
            <w:tcW w:w="1215" w:type="dxa"/>
            <w:tcBorders>
              <w:top w:val="nil"/>
              <w:left w:val="nil"/>
              <w:bottom w:val="single" w:sz="4" w:space="0" w:color="auto"/>
              <w:right w:val="single" w:sz="4" w:space="0" w:color="auto"/>
            </w:tcBorders>
            <w:shd w:val="clear" w:color="auto" w:fill="auto"/>
            <w:vAlign w:val="center"/>
            <w:hideMark/>
            <w:tcPrChange w:id="309" w:author="Yvonne Pijnacker Hordijk" w:date="2019-12-13T17:05:00Z">
              <w:tcPr>
                <w:tcW w:w="1215" w:type="dxa"/>
                <w:tcBorders>
                  <w:top w:val="nil"/>
                  <w:left w:val="nil"/>
                  <w:bottom w:val="single" w:sz="4" w:space="0" w:color="auto"/>
                  <w:right w:val="single" w:sz="4" w:space="0" w:color="auto"/>
                </w:tcBorders>
                <w:shd w:val="clear" w:color="auto" w:fill="auto"/>
                <w:vAlign w:val="center"/>
                <w:hideMark/>
              </w:tcPr>
            </w:tcPrChange>
          </w:tcPr>
          <w:p w14:paraId="626DBF45" w14:textId="77777777" w:rsidR="004366C7" w:rsidRPr="007B4206" w:rsidRDefault="004366C7">
            <w:pPr>
              <w:rPr>
                <w:color w:val="000000"/>
                <w:sz w:val="18"/>
                <w:szCs w:val="18"/>
              </w:rPr>
            </w:pPr>
            <w:r w:rsidRPr="00057F32">
              <w:rPr>
                <w:color w:val="000000"/>
                <w:sz w:val="18"/>
                <w:szCs w:val="18"/>
              </w:rPr>
              <w:t> </w:t>
            </w:r>
          </w:p>
        </w:tc>
        <w:tc>
          <w:tcPr>
            <w:tcW w:w="1986" w:type="dxa"/>
            <w:tcBorders>
              <w:top w:val="nil"/>
              <w:left w:val="nil"/>
              <w:bottom w:val="single" w:sz="4" w:space="0" w:color="auto"/>
              <w:right w:val="single" w:sz="4" w:space="0" w:color="auto"/>
            </w:tcBorders>
            <w:shd w:val="clear" w:color="auto" w:fill="auto"/>
            <w:vAlign w:val="center"/>
            <w:hideMark/>
            <w:tcPrChange w:id="310" w:author="Yvonne Pijnacker Hordijk" w:date="2019-12-13T17:05:00Z">
              <w:tcPr>
                <w:tcW w:w="2694" w:type="dxa"/>
                <w:tcBorders>
                  <w:top w:val="nil"/>
                  <w:left w:val="nil"/>
                  <w:bottom w:val="single" w:sz="4" w:space="0" w:color="auto"/>
                  <w:right w:val="single" w:sz="4" w:space="0" w:color="auto"/>
                </w:tcBorders>
                <w:shd w:val="clear" w:color="auto" w:fill="auto"/>
                <w:vAlign w:val="center"/>
                <w:hideMark/>
              </w:tcPr>
            </w:tcPrChange>
          </w:tcPr>
          <w:p w14:paraId="274FAAD6" w14:textId="77777777" w:rsidR="004366C7" w:rsidRPr="007B4206" w:rsidRDefault="004366C7">
            <w:pPr>
              <w:rPr>
                <w:color w:val="000000"/>
                <w:sz w:val="18"/>
                <w:szCs w:val="18"/>
              </w:rPr>
            </w:pPr>
            <w:r w:rsidRPr="00057F32">
              <w:rPr>
                <w:color w:val="000000"/>
                <w:sz w:val="18"/>
                <w:szCs w:val="18"/>
              </w:rPr>
              <w:t> </w:t>
            </w:r>
          </w:p>
        </w:tc>
        <w:tc>
          <w:tcPr>
            <w:tcW w:w="1559" w:type="dxa"/>
            <w:tcBorders>
              <w:top w:val="nil"/>
              <w:left w:val="nil"/>
              <w:bottom w:val="single" w:sz="4" w:space="0" w:color="auto"/>
              <w:right w:val="single" w:sz="4" w:space="0" w:color="auto"/>
            </w:tcBorders>
            <w:shd w:val="clear" w:color="auto" w:fill="auto"/>
            <w:vAlign w:val="center"/>
            <w:hideMark/>
            <w:tcPrChange w:id="311" w:author="Yvonne Pijnacker Hordijk" w:date="2019-12-13T17:05:00Z">
              <w:tcPr>
                <w:tcW w:w="851" w:type="dxa"/>
                <w:tcBorders>
                  <w:top w:val="nil"/>
                  <w:left w:val="nil"/>
                  <w:bottom w:val="single" w:sz="4" w:space="0" w:color="auto"/>
                  <w:right w:val="single" w:sz="4" w:space="0" w:color="auto"/>
                </w:tcBorders>
                <w:shd w:val="clear" w:color="auto" w:fill="auto"/>
                <w:vAlign w:val="center"/>
                <w:hideMark/>
              </w:tcPr>
            </w:tcPrChange>
          </w:tcPr>
          <w:p w14:paraId="36599561" w14:textId="77777777" w:rsidR="004366C7" w:rsidRPr="007B4206" w:rsidRDefault="004366C7">
            <w:pPr>
              <w:rPr>
                <w:color w:val="000000"/>
                <w:sz w:val="18"/>
                <w:szCs w:val="18"/>
              </w:rPr>
            </w:pPr>
            <w:r w:rsidRPr="00057F32">
              <w:rPr>
                <w:color w:val="000000"/>
                <w:sz w:val="18"/>
                <w:szCs w:val="18"/>
              </w:rPr>
              <w:t>J</w:t>
            </w:r>
          </w:p>
        </w:tc>
      </w:tr>
      <w:tr w:rsidR="00FD168D" w:rsidRPr="00C503F2" w14:paraId="651492C3" w14:textId="77777777" w:rsidTr="2B43351A">
        <w:trPr>
          <w:trHeight w:val="300"/>
          <w:trPrChange w:id="312" w:author="Yvonne Pijnacker Hordijk" w:date="2019-12-13T17:05:00Z">
            <w:trPr>
              <w:trHeight w:val="300"/>
            </w:trPr>
          </w:trPrChange>
        </w:trPr>
        <w:tc>
          <w:tcPr>
            <w:tcW w:w="1092" w:type="dxa"/>
            <w:tcBorders>
              <w:top w:val="nil"/>
              <w:left w:val="single" w:sz="4" w:space="0" w:color="auto"/>
              <w:bottom w:val="single" w:sz="4" w:space="0" w:color="auto"/>
              <w:right w:val="single" w:sz="4" w:space="0" w:color="auto"/>
            </w:tcBorders>
            <w:shd w:val="clear" w:color="auto" w:fill="auto"/>
            <w:vAlign w:val="center"/>
            <w:tcPrChange w:id="313"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tcPr>
            </w:tcPrChange>
          </w:tcPr>
          <w:p w14:paraId="002EE6A6" w14:textId="78986AF5" w:rsidR="00E22A21" w:rsidRPr="00057F32" w:rsidRDefault="00E22A21">
            <w:pPr>
              <w:rPr>
                <w:color w:val="000000"/>
                <w:sz w:val="18"/>
                <w:szCs w:val="18"/>
              </w:rPr>
            </w:pPr>
            <w:r>
              <w:rPr>
                <w:color w:val="000000"/>
                <w:sz w:val="18"/>
                <w:szCs w:val="18"/>
              </w:rPr>
              <w:t>Code</w:t>
            </w:r>
          </w:p>
        </w:tc>
        <w:tc>
          <w:tcPr>
            <w:tcW w:w="363" w:type="dxa"/>
            <w:tcBorders>
              <w:top w:val="nil"/>
              <w:left w:val="nil"/>
              <w:bottom w:val="single" w:sz="4" w:space="0" w:color="auto"/>
              <w:right w:val="single" w:sz="4" w:space="0" w:color="auto"/>
            </w:tcBorders>
            <w:shd w:val="clear" w:color="auto" w:fill="auto"/>
            <w:vAlign w:val="center"/>
            <w:tcPrChange w:id="314" w:author="Yvonne Pijnacker Hordijk" w:date="2019-12-13T17:05:00Z">
              <w:tcPr>
                <w:tcW w:w="363" w:type="dxa"/>
                <w:tcBorders>
                  <w:top w:val="nil"/>
                  <w:left w:val="nil"/>
                  <w:bottom w:val="single" w:sz="4" w:space="0" w:color="auto"/>
                  <w:right w:val="single" w:sz="4" w:space="0" w:color="auto"/>
                </w:tcBorders>
                <w:shd w:val="clear" w:color="auto" w:fill="auto"/>
                <w:vAlign w:val="center"/>
              </w:tcPr>
            </w:tcPrChange>
          </w:tcPr>
          <w:p w14:paraId="22530E73" w14:textId="77777777" w:rsidR="00E22A21" w:rsidRPr="00057F32" w:rsidRDefault="00E22A21">
            <w:pPr>
              <w:rPr>
                <w:color w:val="000000"/>
                <w:sz w:val="18"/>
                <w:szCs w:val="18"/>
              </w:rPr>
            </w:pPr>
          </w:p>
        </w:tc>
        <w:tc>
          <w:tcPr>
            <w:tcW w:w="1947" w:type="dxa"/>
            <w:tcBorders>
              <w:top w:val="nil"/>
              <w:left w:val="nil"/>
              <w:bottom w:val="single" w:sz="4" w:space="0" w:color="auto"/>
              <w:right w:val="single" w:sz="4" w:space="0" w:color="auto"/>
            </w:tcBorders>
            <w:shd w:val="clear" w:color="auto" w:fill="auto"/>
            <w:vAlign w:val="center"/>
            <w:tcPrChange w:id="315"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675E28B2" w14:textId="345D44B9" w:rsidR="00E22A21" w:rsidRPr="005878AC" w:rsidRDefault="00E22A21">
            <w:pPr>
              <w:rPr>
                <w:color w:val="000000"/>
                <w:sz w:val="18"/>
                <w:szCs w:val="18"/>
              </w:rPr>
            </w:pPr>
            <w:r w:rsidRPr="005878AC">
              <w:rPr>
                <w:color w:val="000000"/>
                <w:sz w:val="18"/>
                <w:szCs w:val="18"/>
              </w:rPr>
              <w:t>Inkomend/</w:t>
            </w:r>
            <w:r w:rsidR="002707A2" w:rsidRPr="005878AC">
              <w:rPr>
                <w:color w:val="000000"/>
                <w:sz w:val="18"/>
                <w:szCs w:val="18"/>
              </w:rPr>
              <w:t>Uitgaand</w:t>
            </w:r>
          </w:p>
        </w:tc>
        <w:tc>
          <w:tcPr>
            <w:tcW w:w="517" w:type="dxa"/>
            <w:tcBorders>
              <w:top w:val="nil"/>
              <w:left w:val="nil"/>
              <w:bottom w:val="single" w:sz="4" w:space="0" w:color="auto"/>
              <w:right w:val="single" w:sz="4" w:space="0" w:color="auto"/>
            </w:tcBorders>
            <w:shd w:val="clear" w:color="auto" w:fill="auto"/>
            <w:vAlign w:val="center"/>
            <w:tcPrChange w:id="316" w:author="Yvonne Pijnacker Hordijk" w:date="2019-12-13T17:05:00Z">
              <w:tcPr>
                <w:tcW w:w="517" w:type="dxa"/>
                <w:tcBorders>
                  <w:top w:val="nil"/>
                  <w:left w:val="nil"/>
                  <w:bottom w:val="single" w:sz="4" w:space="0" w:color="auto"/>
                  <w:right w:val="single" w:sz="4" w:space="0" w:color="auto"/>
                </w:tcBorders>
                <w:shd w:val="clear" w:color="auto" w:fill="auto"/>
                <w:vAlign w:val="center"/>
              </w:tcPr>
            </w:tcPrChange>
          </w:tcPr>
          <w:p w14:paraId="224C1181" w14:textId="4E90E2B4" w:rsidR="00E22A21" w:rsidRPr="00057F32" w:rsidRDefault="002707A2">
            <w:pPr>
              <w:rPr>
                <w:color w:val="000000"/>
                <w:sz w:val="18"/>
                <w:szCs w:val="18"/>
              </w:rPr>
            </w:pPr>
            <w:r>
              <w:rPr>
                <w:color w:val="000000"/>
                <w:sz w:val="18"/>
                <w:szCs w:val="18"/>
              </w:rPr>
              <w:t>1..1</w:t>
            </w:r>
          </w:p>
        </w:tc>
        <w:tc>
          <w:tcPr>
            <w:tcW w:w="2850" w:type="dxa"/>
            <w:tcBorders>
              <w:top w:val="nil"/>
              <w:left w:val="nil"/>
              <w:bottom w:val="single" w:sz="4" w:space="0" w:color="auto"/>
              <w:right w:val="single" w:sz="4" w:space="0" w:color="auto"/>
            </w:tcBorders>
            <w:shd w:val="clear" w:color="auto" w:fill="auto"/>
            <w:vAlign w:val="center"/>
            <w:tcPrChange w:id="317" w:author="Yvonne Pijnacker Hordijk" w:date="2019-12-13T17:05:00Z">
              <w:tcPr>
                <w:tcW w:w="2850" w:type="dxa"/>
                <w:tcBorders>
                  <w:top w:val="nil"/>
                  <w:left w:val="nil"/>
                  <w:bottom w:val="single" w:sz="4" w:space="0" w:color="auto"/>
                  <w:right w:val="single" w:sz="4" w:space="0" w:color="auto"/>
                </w:tcBorders>
                <w:shd w:val="clear" w:color="auto" w:fill="auto"/>
                <w:vAlign w:val="center"/>
              </w:tcPr>
            </w:tcPrChange>
          </w:tcPr>
          <w:p w14:paraId="5B48375C" w14:textId="5E79B54F" w:rsidR="00E22A21" w:rsidRPr="00057F32" w:rsidRDefault="002707A2">
            <w:pPr>
              <w:rPr>
                <w:color w:val="000000"/>
                <w:sz w:val="18"/>
                <w:szCs w:val="18"/>
              </w:rPr>
            </w:pPr>
            <w:r>
              <w:rPr>
                <w:color w:val="000000"/>
                <w:sz w:val="18"/>
                <w:szCs w:val="18"/>
              </w:rPr>
              <w:t xml:space="preserve">Geeft aan of het om inkomende of uitgaande </w:t>
            </w:r>
            <w:del w:id="318" w:author="Yvonne Pijnacker Hordijk" w:date="2019-12-05T14:31:00Z">
              <w:r w:rsidR="009A0646" w:rsidDel="004574E3">
                <w:rPr>
                  <w:color w:val="000000"/>
                  <w:sz w:val="18"/>
                  <w:szCs w:val="18"/>
                </w:rPr>
                <w:delText>correspondentie</w:delText>
              </w:r>
              <w:r w:rsidDel="004574E3">
                <w:rPr>
                  <w:color w:val="000000"/>
                  <w:sz w:val="18"/>
                  <w:szCs w:val="18"/>
                </w:rPr>
                <w:delText xml:space="preserve"> </w:delText>
              </w:r>
            </w:del>
            <w:ins w:id="319" w:author="Yvonne Pijnacker Hordijk" w:date="2019-12-05T14:31:00Z">
              <w:r w:rsidR="004574E3">
                <w:rPr>
                  <w:color w:val="000000"/>
                  <w:sz w:val="18"/>
                  <w:szCs w:val="18"/>
                </w:rPr>
                <w:t xml:space="preserve">brief </w:t>
              </w:r>
            </w:ins>
            <w:r>
              <w:rPr>
                <w:color w:val="000000"/>
                <w:sz w:val="18"/>
                <w:szCs w:val="18"/>
              </w:rPr>
              <w:t>gaat.</w:t>
            </w:r>
          </w:p>
        </w:tc>
        <w:tc>
          <w:tcPr>
            <w:tcW w:w="1215" w:type="dxa"/>
            <w:tcBorders>
              <w:top w:val="nil"/>
              <w:left w:val="nil"/>
              <w:bottom w:val="single" w:sz="4" w:space="0" w:color="auto"/>
              <w:right w:val="single" w:sz="4" w:space="0" w:color="auto"/>
            </w:tcBorders>
            <w:shd w:val="clear" w:color="auto" w:fill="auto"/>
            <w:vAlign w:val="center"/>
            <w:tcPrChange w:id="320" w:author="Yvonne Pijnacker Hordijk" w:date="2019-12-13T17:05:00Z">
              <w:tcPr>
                <w:tcW w:w="1215" w:type="dxa"/>
                <w:tcBorders>
                  <w:top w:val="nil"/>
                  <w:left w:val="nil"/>
                  <w:bottom w:val="single" w:sz="4" w:space="0" w:color="auto"/>
                  <w:right w:val="single" w:sz="4" w:space="0" w:color="auto"/>
                </w:tcBorders>
                <w:shd w:val="clear" w:color="auto" w:fill="auto"/>
                <w:vAlign w:val="center"/>
              </w:tcPr>
            </w:tcPrChange>
          </w:tcPr>
          <w:p w14:paraId="736FF5BE" w14:textId="77777777" w:rsidR="00E22A21" w:rsidRDefault="002707A2">
            <w:pPr>
              <w:rPr>
                <w:color w:val="000000"/>
                <w:sz w:val="18"/>
                <w:szCs w:val="18"/>
              </w:rPr>
            </w:pPr>
            <w:r>
              <w:rPr>
                <w:color w:val="000000"/>
                <w:sz w:val="18"/>
                <w:szCs w:val="18"/>
              </w:rPr>
              <w:t>Inkomend</w:t>
            </w:r>
          </w:p>
          <w:p w14:paraId="7C80B8C8" w14:textId="34D849F7" w:rsidR="002707A2" w:rsidRPr="00057F32" w:rsidRDefault="002707A2">
            <w:pPr>
              <w:rPr>
                <w:color w:val="000000"/>
                <w:sz w:val="18"/>
                <w:szCs w:val="18"/>
              </w:rPr>
            </w:pPr>
            <w:r>
              <w:rPr>
                <w:color w:val="000000"/>
                <w:sz w:val="18"/>
                <w:szCs w:val="18"/>
              </w:rPr>
              <w:t>Uitgaand</w:t>
            </w:r>
          </w:p>
        </w:tc>
        <w:tc>
          <w:tcPr>
            <w:tcW w:w="1986" w:type="dxa"/>
            <w:tcBorders>
              <w:top w:val="nil"/>
              <w:left w:val="nil"/>
              <w:bottom w:val="single" w:sz="4" w:space="0" w:color="auto"/>
              <w:right w:val="single" w:sz="4" w:space="0" w:color="auto"/>
            </w:tcBorders>
            <w:shd w:val="clear" w:color="auto" w:fill="auto"/>
            <w:vAlign w:val="center"/>
            <w:tcPrChange w:id="321" w:author="Yvonne Pijnacker Hordijk" w:date="2019-12-13T17:05:00Z">
              <w:tcPr>
                <w:tcW w:w="2694" w:type="dxa"/>
                <w:tcBorders>
                  <w:top w:val="nil"/>
                  <w:left w:val="nil"/>
                  <w:bottom w:val="single" w:sz="4" w:space="0" w:color="auto"/>
                  <w:right w:val="single" w:sz="4" w:space="0" w:color="auto"/>
                </w:tcBorders>
                <w:shd w:val="clear" w:color="auto" w:fill="auto"/>
                <w:vAlign w:val="center"/>
              </w:tcPr>
            </w:tcPrChange>
          </w:tcPr>
          <w:p w14:paraId="713DD43A" w14:textId="77777777" w:rsidR="00E22A21" w:rsidRPr="00057F32" w:rsidRDefault="00E22A21">
            <w:pPr>
              <w:rPr>
                <w:color w:val="000000"/>
                <w:sz w:val="18"/>
                <w:szCs w:val="18"/>
              </w:rPr>
            </w:pPr>
          </w:p>
        </w:tc>
        <w:tc>
          <w:tcPr>
            <w:tcW w:w="1559" w:type="dxa"/>
            <w:tcBorders>
              <w:top w:val="nil"/>
              <w:left w:val="nil"/>
              <w:bottom w:val="single" w:sz="4" w:space="0" w:color="auto"/>
              <w:right w:val="single" w:sz="4" w:space="0" w:color="auto"/>
            </w:tcBorders>
            <w:shd w:val="clear" w:color="auto" w:fill="auto"/>
            <w:vAlign w:val="center"/>
            <w:tcPrChange w:id="322" w:author="Yvonne Pijnacker Hordijk" w:date="2019-12-13T17:05:00Z">
              <w:tcPr>
                <w:tcW w:w="851" w:type="dxa"/>
                <w:tcBorders>
                  <w:top w:val="nil"/>
                  <w:left w:val="nil"/>
                  <w:bottom w:val="single" w:sz="4" w:space="0" w:color="auto"/>
                  <w:right w:val="single" w:sz="4" w:space="0" w:color="auto"/>
                </w:tcBorders>
                <w:shd w:val="clear" w:color="auto" w:fill="auto"/>
                <w:vAlign w:val="center"/>
              </w:tcPr>
            </w:tcPrChange>
          </w:tcPr>
          <w:p w14:paraId="6C03B3C6" w14:textId="7C4B8E22" w:rsidR="00E22A21" w:rsidRPr="00057F32" w:rsidRDefault="002707A2">
            <w:pPr>
              <w:rPr>
                <w:color w:val="000000"/>
                <w:sz w:val="18"/>
                <w:szCs w:val="18"/>
              </w:rPr>
            </w:pPr>
            <w:r>
              <w:rPr>
                <w:color w:val="000000"/>
                <w:sz w:val="18"/>
                <w:szCs w:val="18"/>
              </w:rPr>
              <w:t>J</w:t>
            </w:r>
          </w:p>
        </w:tc>
      </w:tr>
      <w:tr w:rsidR="00FD168D" w:rsidRPr="00C503F2" w14:paraId="480E6835" w14:textId="77777777" w:rsidTr="2B43351A">
        <w:trPr>
          <w:trHeight w:val="300"/>
          <w:trPrChange w:id="323" w:author="Yvonne Pijnacker Hordijk" w:date="2019-12-13T17:05:00Z">
            <w:trPr>
              <w:trHeight w:val="300"/>
            </w:trPr>
          </w:trPrChange>
        </w:trPr>
        <w:tc>
          <w:tcPr>
            <w:tcW w:w="1092" w:type="dxa"/>
            <w:tcBorders>
              <w:top w:val="nil"/>
              <w:left w:val="single" w:sz="4" w:space="0" w:color="auto"/>
              <w:bottom w:val="single" w:sz="4" w:space="0" w:color="auto"/>
              <w:right w:val="single" w:sz="4" w:space="0" w:color="auto"/>
            </w:tcBorders>
            <w:shd w:val="clear" w:color="auto" w:fill="auto"/>
            <w:vAlign w:val="center"/>
            <w:hideMark/>
            <w:tcPrChange w:id="324"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hideMark/>
              </w:tcPr>
            </w:tcPrChange>
          </w:tcPr>
          <w:p w14:paraId="7FB83D2D" w14:textId="77777777" w:rsidR="004366C7" w:rsidRPr="007B4206" w:rsidRDefault="006E0D5C">
            <w:pPr>
              <w:rPr>
                <w:color w:val="000000"/>
                <w:sz w:val="18"/>
                <w:szCs w:val="18"/>
              </w:rPr>
            </w:pPr>
            <w:r w:rsidRPr="00057F32">
              <w:rPr>
                <w:color w:val="000000"/>
                <w:sz w:val="18"/>
                <w:szCs w:val="18"/>
              </w:rPr>
              <w:t>Tekst</w:t>
            </w:r>
          </w:p>
        </w:tc>
        <w:tc>
          <w:tcPr>
            <w:tcW w:w="363" w:type="dxa"/>
            <w:tcBorders>
              <w:top w:val="nil"/>
              <w:left w:val="nil"/>
              <w:bottom w:val="single" w:sz="4" w:space="0" w:color="auto"/>
              <w:right w:val="single" w:sz="4" w:space="0" w:color="auto"/>
            </w:tcBorders>
            <w:shd w:val="clear" w:color="auto" w:fill="auto"/>
            <w:vAlign w:val="center"/>
            <w:hideMark/>
            <w:tcPrChange w:id="325" w:author="Yvonne Pijnacker Hordijk" w:date="2019-12-13T17:05:00Z">
              <w:tcPr>
                <w:tcW w:w="363" w:type="dxa"/>
                <w:tcBorders>
                  <w:top w:val="nil"/>
                  <w:left w:val="nil"/>
                  <w:bottom w:val="single" w:sz="4" w:space="0" w:color="auto"/>
                  <w:right w:val="single" w:sz="4" w:space="0" w:color="auto"/>
                </w:tcBorders>
                <w:shd w:val="clear" w:color="auto" w:fill="auto"/>
                <w:vAlign w:val="center"/>
                <w:hideMark/>
              </w:tcPr>
            </w:tcPrChange>
          </w:tcPr>
          <w:p w14:paraId="5A0FD604" w14:textId="77777777" w:rsidR="004366C7" w:rsidRPr="007B4206" w:rsidRDefault="004366C7">
            <w:pPr>
              <w:rPr>
                <w:color w:val="000000"/>
                <w:sz w:val="18"/>
                <w:szCs w:val="18"/>
              </w:rPr>
            </w:pPr>
            <w:r w:rsidRPr="00057F32">
              <w:rPr>
                <w:color w:val="000000"/>
                <w:sz w:val="18"/>
                <w:szCs w:val="18"/>
              </w:rPr>
              <w:t> </w:t>
            </w:r>
          </w:p>
        </w:tc>
        <w:tc>
          <w:tcPr>
            <w:tcW w:w="1947" w:type="dxa"/>
            <w:tcBorders>
              <w:top w:val="nil"/>
              <w:left w:val="nil"/>
              <w:bottom w:val="single" w:sz="4" w:space="0" w:color="auto"/>
              <w:right w:val="single" w:sz="4" w:space="0" w:color="auto"/>
            </w:tcBorders>
            <w:shd w:val="clear" w:color="auto" w:fill="auto"/>
            <w:vAlign w:val="center"/>
            <w:tcPrChange w:id="326"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2C923C3C" w14:textId="77777777" w:rsidR="2989DB0C" w:rsidRPr="005878AC" w:rsidRDefault="0017087E">
            <w:pPr>
              <w:rPr>
                <w:color w:val="000000"/>
                <w:sz w:val="18"/>
                <w:szCs w:val="18"/>
              </w:rPr>
            </w:pPr>
            <w:r w:rsidRPr="005878AC">
              <w:rPr>
                <w:color w:val="000000"/>
                <w:sz w:val="18"/>
                <w:szCs w:val="18"/>
              </w:rPr>
              <w:t>Samenvatting</w:t>
            </w:r>
          </w:p>
        </w:tc>
        <w:tc>
          <w:tcPr>
            <w:tcW w:w="517" w:type="dxa"/>
            <w:tcBorders>
              <w:top w:val="nil"/>
              <w:left w:val="nil"/>
              <w:bottom w:val="single" w:sz="4" w:space="0" w:color="auto"/>
              <w:right w:val="single" w:sz="4" w:space="0" w:color="auto"/>
            </w:tcBorders>
            <w:shd w:val="clear" w:color="auto" w:fill="auto"/>
            <w:vAlign w:val="center"/>
            <w:hideMark/>
            <w:tcPrChange w:id="327" w:author="Yvonne Pijnacker Hordijk" w:date="2019-12-13T17:05:00Z">
              <w:tcPr>
                <w:tcW w:w="517" w:type="dxa"/>
                <w:tcBorders>
                  <w:top w:val="nil"/>
                  <w:left w:val="nil"/>
                  <w:bottom w:val="single" w:sz="4" w:space="0" w:color="auto"/>
                  <w:right w:val="single" w:sz="4" w:space="0" w:color="auto"/>
                </w:tcBorders>
                <w:shd w:val="clear" w:color="auto" w:fill="auto"/>
                <w:vAlign w:val="center"/>
                <w:hideMark/>
              </w:tcPr>
            </w:tcPrChange>
          </w:tcPr>
          <w:p w14:paraId="011D890A" w14:textId="77777777" w:rsidR="004366C7" w:rsidRPr="007B4206" w:rsidRDefault="004366C7">
            <w:pPr>
              <w:rPr>
                <w:color w:val="000000"/>
                <w:sz w:val="18"/>
                <w:szCs w:val="18"/>
              </w:rPr>
            </w:pPr>
            <w:r w:rsidRPr="00057F32">
              <w:rPr>
                <w:color w:val="000000"/>
                <w:sz w:val="18"/>
                <w:szCs w:val="18"/>
              </w:rPr>
              <w:t>0..1</w:t>
            </w:r>
          </w:p>
        </w:tc>
        <w:tc>
          <w:tcPr>
            <w:tcW w:w="2850" w:type="dxa"/>
            <w:tcBorders>
              <w:top w:val="nil"/>
              <w:left w:val="nil"/>
              <w:bottom w:val="single" w:sz="4" w:space="0" w:color="auto"/>
              <w:right w:val="single" w:sz="4" w:space="0" w:color="auto"/>
            </w:tcBorders>
            <w:shd w:val="clear" w:color="auto" w:fill="auto"/>
            <w:vAlign w:val="center"/>
            <w:hideMark/>
            <w:tcPrChange w:id="328" w:author="Yvonne Pijnacker Hordijk" w:date="2019-12-13T17:05:00Z">
              <w:tcPr>
                <w:tcW w:w="2850" w:type="dxa"/>
                <w:tcBorders>
                  <w:top w:val="nil"/>
                  <w:left w:val="nil"/>
                  <w:bottom w:val="single" w:sz="4" w:space="0" w:color="auto"/>
                  <w:right w:val="single" w:sz="4" w:space="0" w:color="auto"/>
                </w:tcBorders>
                <w:shd w:val="clear" w:color="auto" w:fill="auto"/>
                <w:vAlign w:val="center"/>
                <w:hideMark/>
              </w:tcPr>
            </w:tcPrChange>
          </w:tcPr>
          <w:p w14:paraId="651F03CC" w14:textId="2479B28C" w:rsidR="004366C7" w:rsidRPr="007B4206" w:rsidRDefault="00AC68D9">
            <w:pPr>
              <w:rPr>
                <w:color w:val="000000"/>
                <w:sz w:val="18"/>
                <w:szCs w:val="18"/>
              </w:rPr>
            </w:pPr>
            <w:r w:rsidRPr="00057F32">
              <w:rPr>
                <w:color w:val="000000"/>
                <w:sz w:val="18"/>
                <w:szCs w:val="18"/>
              </w:rPr>
              <w:t>Bevindingen</w:t>
            </w:r>
            <w:r w:rsidR="00254C0E">
              <w:rPr>
                <w:color w:val="000000"/>
                <w:sz w:val="18"/>
                <w:szCs w:val="18"/>
              </w:rPr>
              <w:t>/interpretatie/conclusie/aantekeningen</w:t>
            </w:r>
            <w:r w:rsidRPr="00057F32">
              <w:rPr>
                <w:color w:val="000000"/>
                <w:sz w:val="18"/>
                <w:szCs w:val="18"/>
              </w:rPr>
              <w:t xml:space="preserve"> van de geadresseerde</w:t>
            </w:r>
            <w:r w:rsidR="007F3D57">
              <w:rPr>
                <w:color w:val="000000"/>
                <w:sz w:val="18"/>
                <w:szCs w:val="18"/>
              </w:rPr>
              <w:t>. Deze is alleen van toepassing voor de geadresseerde. (Conditioneel)</w:t>
            </w:r>
          </w:p>
        </w:tc>
        <w:tc>
          <w:tcPr>
            <w:tcW w:w="1215" w:type="dxa"/>
            <w:tcBorders>
              <w:top w:val="nil"/>
              <w:left w:val="nil"/>
              <w:bottom w:val="single" w:sz="4" w:space="0" w:color="auto"/>
              <w:right w:val="single" w:sz="4" w:space="0" w:color="auto"/>
            </w:tcBorders>
            <w:shd w:val="clear" w:color="auto" w:fill="auto"/>
            <w:vAlign w:val="center"/>
            <w:hideMark/>
            <w:tcPrChange w:id="329" w:author="Yvonne Pijnacker Hordijk" w:date="2019-12-13T17:05:00Z">
              <w:tcPr>
                <w:tcW w:w="1215" w:type="dxa"/>
                <w:tcBorders>
                  <w:top w:val="nil"/>
                  <w:left w:val="nil"/>
                  <w:bottom w:val="single" w:sz="4" w:space="0" w:color="auto"/>
                  <w:right w:val="single" w:sz="4" w:space="0" w:color="auto"/>
                </w:tcBorders>
                <w:shd w:val="clear" w:color="auto" w:fill="auto"/>
                <w:vAlign w:val="center"/>
                <w:hideMark/>
              </w:tcPr>
            </w:tcPrChange>
          </w:tcPr>
          <w:p w14:paraId="71E187AB" w14:textId="77777777" w:rsidR="004366C7" w:rsidRPr="007B4206" w:rsidRDefault="004366C7">
            <w:pPr>
              <w:rPr>
                <w:color w:val="000000"/>
                <w:sz w:val="18"/>
                <w:szCs w:val="18"/>
              </w:rPr>
            </w:pPr>
            <w:r w:rsidRPr="00057F32">
              <w:rPr>
                <w:color w:val="000000"/>
                <w:sz w:val="18"/>
                <w:szCs w:val="18"/>
              </w:rPr>
              <w:t> </w:t>
            </w:r>
          </w:p>
        </w:tc>
        <w:tc>
          <w:tcPr>
            <w:tcW w:w="1986" w:type="dxa"/>
            <w:tcBorders>
              <w:top w:val="nil"/>
              <w:left w:val="nil"/>
              <w:bottom w:val="single" w:sz="4" w:space="0" w:color="auto"/>
              <w:right w:val="single" w:sz="4" w:space="0" w:color="auto"/>
            </w:tcBorders>
            <w:shd w:val="clear" w:color="auto" w:fill="auto"/>
            <w:vAlign w:val="center"/>
            <w:hideMark/>
            <w:tcPrChange w:id="330" w:author="Yvonne Pijnacker Hordijk" w:date="2019-12-13T17:05:00Z">
              <w:tcPr>
                <w:tcW w:w="2694" w:type="dxa"/>
                <w:tcBorders>
                  <w:top w:val="nil"/>
                  <w:left w:val="nil"/>
                  <w:bottom w:val="single" w:sz="4" w:space="0" w:color="auto"/>
                  <w:right w:val="single" w:sz="4" w:space="0" w:color="auto"/>
                </w:tcBorders>
                <w:shd w:val="clear" w:color="auto" w:fill="auto"/>
                <w:vAlign w:val="center"/>
                <w:hideMark/>
              </w:tcPr>
            </w:tcPrChange>
          </w:tcPr>
          <w:p w14:paraId="741E9943" w14:textId="77777777" w:rsidR="004366C7" w:rsidRPr="007B4206" w:rsidRDefault="004366C7">
            <w:pPr>
              <w:rPr>
                <w:color w:val="000000"/>
                <w:sz w:val="18"/>
                <w:szCs w:val="18"/>
              </w:rPr>
            </w:pPr>
            <w:r w:rsidRPr="00057F32">
              <w:rPr>
                <w:color w:val="000000"/>
                <w:sz w:val="18"/>
                <w:szCs w:val="18"/>
              </w:rPr>
              <w:t> </w:t>
            </w:r>
          </w:p>
        </w:tc>
        <w:tc>
          <w:tcPr>
            <w:tcW w:w="1559" w:type="dxa"/>
            <w:tcBorders>
              <w:top w:val="nil"/>
              <w:left w:val="nil"/>
              <w:bottom w:val="single" w:sz="4" w:space="0" w:color="auto"/>
              <w:right w:val="single" w:sz="4" w:space="0" w:color="auto"/>
            </w:tcBorders>
            <w:shd w:val="clear" w:color="auto" w:fill="auto"/>
            <w:vAlign w:val="center"/>
            <w:hideMark/>
            <w:tcPrChange w:id="331" w:author="Yvonne Pijnacker Hordijk" w:date="2019-12-13T17:05:00Z">
              <w:tcPr>
                <w:tcW w:w="851" w:type="dxa"/>
                <w:tcBorders>
                  <w:top w:val="nil"/>
                  <w:left w:val="nil"/>
                  <w:bottom w:val="single" w:sz="4" w:space="0" w:color="auto"/>
                  <w:right w:val="single" w:sz="4" w:space="0" w:color="auto"/>
                </w:tcBorders>
                <w:shd w:val="clear" w:color="auto" w:fill="auto"/>
                <w:vAlign w:val="center"/>
                <w:hideMark/>
              </w:tcPr>
            </w:tcPrChange>
          </w:tcPr>
          <w:p w14:paraId="54EAA024" w14:textId="77777777" w:rsidR="004366C7" w:rsidRPr="007B4206" w:rsidRDefault="004366C7">
            <w:pPr>
              <w:rPr>
                <w:color w:val="000000"/>
                <w:sz w:val="18"/>
                <w:szCs w:val="18"/>
              </w:rPr>
            </w:pPr>
            <w:r w:rsidRPr="00057F32">
              <w:rPr>
                <w:color w:val="000000"/>
                <w:sz w:val="18"/>
                <w:szCs w:val="18"/>
              </w:rPr>
              <w:t>J</w:t>
            </w:r>
          </w:p>
        </w:tc>
      </w:tr>
      <w:tr w:rsidR="00FD168D" w:rsidRPr="00C503F2" w14:paraId="7C326BBD" w14:textId="77777777" w:rsidTr="2B43351A">
        <w:trPr>
          <w:trHeight w:val="937"/>
          <w:trPrChange w:id="332" w:author="Yvonne Pijnacker Hordijk" w:date="2019-12-13T17:05:00Z">
            <w:trPr>
              <w:trHeight w:val="937"/>
            </w:trPr>
          </w:trPrChange>
        </w:trPr>
        <w:tc>
          <w:tcPr>
            <w:tcW w:w="1092" w:type="dxa"/>
            <w:tcBorders>
              <w:top w:val="nil"/>
              <w:left w:val="single" w:sz="4" w:space="0" w:color="auto"/>
              <w:bottom w:val="single" w:sz="4" w:space="0" w:color="auto"/>
              <w:right w:val="single" w:sz="4" w:space="0" w:color="auto"/>
            </w:tcBorders>
            <w:shd w:val="clear" w:color="auto" w:fill="auto"/>
            <w:vAlign w:val="center"/>
            <w:tcPrChange w:id="333"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tcPr>
            </w:tcPrChange>
          </w:tcPr>
          <w:p w14:paraId="6BC09F01" w14:textId="77777777" w:rsidR="00AC68D9" w:rsidRPr="007B4206" w:rsidRDefault="00AC68D9">
            <w:pPr>
              <w:rPr>
                <w:color w:val="000000"/>
                <w:sz w:val="18"/>
                <w:szCs w:val="18"/>
              </w:rPr>
            </w:pPr>
            <w:r w:rsidRPr="00057F32">
              <w:rPr>
                <w:color w:val="000000"/>
                <w:sz w:val="18"/>
                <w:szCs w:val="18"/>
              </w:rPr>
              <w:t>Code</w:t>
            </w:r>
          </w:p>
        </w:tc>
        <w:tc>
          <w:tcPr>
            <w:tcW w:w="363" w:type="dxa"/>
            <w:tcBorders>
              <w:top w:val="nil"/>
              <w:left w:val="nil"/>
              <w:bottom w:val="single" w:sz="4" w:space="0" w:color="auto"/>
              <w:right w:val="single" w:sz="4" w:space="0" w:color="auto"/>
            </w:tcBorders>
            <w:shd w:val="clear" w:color="auto" w:fill="auto"/>
            <w:vAlign w:val="center"/>
            <w:tcPrChange w:id="334" w:author="Yvonne Pijnacker Hordijk" w:date="2019-12-13T17:05:00Z">
              <w:tcPr>
                <w:tcW w:w="363" w:type="dxa"/>
                <w:tcBorders>
                  <w:top w:val="nil"/>
                  <w:left w:val="nil"/>
                  <w:bottom w:val="single" w:sz="4" w:space="0" w:color="auto"/>
                  <w:right w:val="single" w:sz="4" w:space="0" w:color="auto"/>
                </w:tcBorders>
                <w:shd w:val="clear" w:color="auto" w:fill="auto"/>
                <w:vAlign w:val="center"/>
              </w:tcPr>
            </w:tcPrChange>
          </w:tcPr>
          <w:p w14:paraId="57A0DCD4" w14:textId="77777777" w:rsidR="00AC68D9" w:rsidRPr="004366C7" w:rsidRDefault="00AC68D9" w:rsidP="004366C7">
            <w:pPr>
              <w:rPr>
                <w:rFonts w:cstheme="minorHAnsi"/>
                <w:color w:val="000000"/>
                <w:sz w:val="18"/>
                <w:szCs w:val="18"/>
              </w:rPr>
            </w:pPr>
          </w:p>
        </w:tc>
        <w:tc>
          <w:tcPr>
            <w:tcW w:w="1947" w:type="dxa"/>
            <w:tcBorders>
              <w:top w:val="nil"/>
              <w:left w:val="nil"/>
              <w:bottom w:val="single" w:sz="4" w:space="0" w:color="auto"/>
              <w:right w:val="single" w:sz="4" w:space="0" w:color="auto"/>
            </w:tcBorders>
            <w:shd w:val="clear" w:color="auto" w:fill="auto"/>
            <w:vAlign w:val="center"/>
            <w:tcPrChange w:id="335"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51448768" w14:textId="77777777" w:rsidR="2989DB0C" w:rsidRPr="005878AC" w:rsidRDefault="0017087E">
            <w:pPr>
              <w:rPr>
                <w:color w:val="000000"/>
                <w:sz w:val="18"/>
                <w:szCs w:val="18"/>
              </w:rPr>
            </w:pPr>
            <w:r w:rsidRPr="005878AC">
              <w:rPr>
                <w:color w:val="000000"/>
                <w:sz w:val="18"/>
                <w:szCs w:val="18"/>
              </w:rPr>
              <w:t>Verzendwijze</w:t>
            </w:r>
          </w:p>
        </w:tc>
        <w:tc>
          <w:tcPr>
            <w:tcW w:w="517" w:type="dxa"/>
            <w:tcBorders>
              <w:top w:val="nil"/>
              <w:left w:val="nil"/>
              <w:bottom w:val="single" w:sz="4" w:space="0" w:color="auto"/>
              <w:right w:val="single" w:sz="4" w:space="0" w:color="auto"/>
            </w:tcBorders>
            <w:shd w:val="clear" w:color="auto" w:fill="auto"/>
            <w:vAlign w:val="center"/>
            <w:tcPrChange w:id="336" w:author="Yvonne Pijnacker Hordijk" w:date="2019-12-13T17:05:00Z">
              <w:tcPr>
                <w:tcW w:w="517" w:type="dxa"/>
                <w:tcBorders>
                  <w:top w:val="nil"/>
                  <w:left w:val="nil"/>
                  <w:bottom w:val="single" w:sz="4" w:space="0" w:color="auto"/>
                  <w:right w:val="single" w:sz="4" w:space="0" w:color="auto"/>
                </w:tcBorders>
                <w:shd w:val="clear" w:color="auto" w:fill="auto"/>
                <w:vAlign w:val="center"/>
              </w:tcPr>
            </w:tcPrChange>
          </w:tcPr>
          <w:p w14:paraId="4D0B8B2E" w14:textId="382A6C16" w:rsidR="00AC68D9" w:rsidRPr="007B4206" w:rsidRDefault="00AC68D9">
            <w:pPr>
              <w:rPr>
                <w:color w:val="000000"/>
                <w:sz w:val="18"/>
                <w:szCs w:val="18"/>
              </w:rPr>
            </w:pPr>
            <w:r w:rsidRPr="00057F32">
              <w:rPr>
                <w:color w:val="000000"/>
                <w:sz w:val="18"/>
                <w:szCs w:val="18"/>
              </w:rPr>
              <w:t>1</w:t>
            </w:r>
            <w:r w:rsidR="00254C0E">
              <w:rPr>
                <w:color w:val="000000"/>
                <w:sz w:val="18"/>
                <w:szCs w:val="18"/>
              </w:rPr>
              <w:t>…1</w:t>
            </w:r>
          </w:p>
        </w:tc>
        <w:tc>
          <w:tcPr>
            <w:tcW w:w="2850" w:type="dxa"/>
            <w:tcBorders>
              <w:top w:val="nil"/>
              <w:left w:val="nil"/>
              <w:bottom w:val="single" w:sz="4" w:space="0" w:color="auto"/>
              <w:right w:val="single" w:sz="4" w:space="0" w:color="auto"/>
            </w:tcBorders>
            <w:shd w:val="clear" w:color="auto" w:fill="auto"/>
            <w:vAlign w:val="center"/>
            <w:tcPrChange w:id="337" w:author="Yvonne Pijnacker Hordijk" w:date="2019-12-13T17:05:00Z">
              <w:tcPr>
                <w:tcW w:w="2850" w:type="dxa"/>
                <w:tcBorders>
                  <w:top w:val="nil"/>
                  <w:left w:val="nil"/>
                  <w:bottom w:val="single" w:sz="4" w:space="0" w:color="auto"/>
                  <w:right w:val="single" w:sz="4" w:space="0" w:color="auto"/>
                </w:tcBorders>
                <w:shd w:val="clear" w:color="auto" w:fill="auto"/>
                <w:vAlign w:val="center"/>
              </w:tcPr>
            </w:tcPrChange>
          </w:tcPr>
          <w:p w14:paraId="4EE73ADA" w14:textId="33085AD5" w:rsidR="00AC68D9" w:rsidRPr="007B4206" w:rsidRDefault="00AC68D9">
            <w:pPr>
              <w:rPr>
                <w:color w:val="000000"/>
                <w:sz w:val="18"/>
                <w:szCs w:val="18"/>
              </w:rPr>
            </w:pPr>
            <w:r w:rsidRPr="00057F32">
              <w:rPr>
                <w:color w:val="000000"/>
                <w:sz w:val="18"/>
                <w:szCs w:val="18"/>
              </w:rPr>
              <w:t xml:space="preserve">Manier waarop </w:t>
            </w:r>
            <w:del w:id="338" w:author="Yvonne Pijnacker Hordijk" w:date="2019-12-05T14:31:00Z">
              <w:r w:rsidRPr="00057F32" w:rsidDel="004574E3">
                <w:rPr>
                  <w:color w:val="000000"/>
                  <w:sz w:val="18"/>
                  <w:szCs w:val="18"/>
                </w:rPr>
                <w:delText xml:space="preserve">item </w:delText>
              </w:r>
            </w:del>
            <w:ins w:id="339" w:author="Yvonne Pijnacker Hordijk" w:date="2019-12-05T14:31:00Z">
              <w:r w:rsidR="004574E3">
                <w:rPr>
                  <w:color w:val="000000"/>
                  <w:sz w:val="18"/>
                  <w:szCs w:val="18"/>
                </w:rPr>
                <w:t>brief</w:t>
              </w:r>
              <w:r w:rsidR="004574E3" w:rsidRPr="00057F32">
                <w:rPr>
                  <w:color w:val="000000"/>
                  <w:sz w:val="18"/>
                  <w:szCs w:val="18"/>
                </w:rPr>
                <w:t xml:space="preserve"> </w:t>
              </w:r>
            </w:ins>
            <w:r w:rsidRPr="00057F32">
              <w:rPr>
                <w:color w:val="000000"/>
                <w:sz w:val="18"/>
                <w:szCs w:val="18"/>
              </w:rPr>
              <w:t>verstuurd of ontvangen is</w:t>
            </w:r>
          </w:p>
        </w:tc>
        <w:tc>
          <w:tcPr>
            <w:tcW w:w="1215" w:type="dxa"/>
            <w:tcBorders>
              <w:top w:val="nil"/>
              <w:left w:val="nil"/>
              <w:bottom w:val="single" w:sz="4" w:space="0" w:color="auto"/>
              <w:right w:val="single" w:sz="4" w:space="0" w:color="auto"/>
            </w:tcBorders>
            <w:shd w:val="clear" w:color="auto" w:fill="auto"/>
            <w:vAlign w:val="center"/>
            <w:tcPrChange w:id="340" w:author="Yvonne Pijnacker Hordijk" w:date="2019-12-13T17:05:00Z">
              <w:tcPr>
                <w:tcW w:w="1215" w:type="dxa"/>
                <w:tcBorders>
                  <w:top w:val="nil"/>
                  <w:left w:val="nil"/>
                  <w:bottom w:val="single" w:sz="4" w:space="0" w:color="auto"/>
                  <w:right w:val="single" w:sz="4" w:space="0" w:color="auto"/>
                </w:tcBorders>
                <w:shd w:val="clear" w:color="auto" w:fill="auto"/>
                <w:vAlign w:val="center"/>
              </w:tcPr>
            </w:tcPrChange>
          </w:tcPr>
          <w:p w14:paraId="17C9A08E" w14:textId="77777777" w:rsidR="00AC68D9" w:rsidRPr="007B4206" w:rsidRDefault="00AC68D9">
            <w:pPr>
              <w:rPr>
                <w:color w:val="000000"/>
                <w:sz w:val="18"/>
                <w:szCs w:val="18"/>
              </w:rPr>
            </w:pPr>
            <w:r w:rsidRPr="00057F32">
              <w:rPr>
                <w:color w:val="000000"/>
                <w:sz w:val="18"/>
                <w:szCs w:val="18"/>
              </w:rPr>
              <w:t>Zorgmail</w:t>
            </w:r>
          </w:p>
          <w:p w14:paraId="2D211585" w14:textId="77777777" w:rsidR="00AC68D9" w:rsidRPr="007B4206" w:rsidRDefault="00AC68D9">
            <w:pPr>
              <w:rPr>
                <w:color w:val="000000"/>
                <w:sz w:val="18"/>
                <w:szCs w:val="18"/>
              </w:rPr>
            </w:pPr>
            <w:r w:rsidRPr="00057F32">
              <w:rPr>
                <w:color w:val="000000"/>
                <w:sz w:val="18"/>
                <w:szCs w:val="18"/>
              </w:rPr>
              <w:t>LSP</w:t>
            </w:r>
          </w:p>
          <w:p w14:paraId="6943500D" w14:textId="77777777" w:rsidR="00AC68D9" w:rsidRPr="007B4206" w:rsidRDefault="00AC68D9">
            <w:pPr>
              <w:rPr>
                <w:color w:val="000000"/>
                <w:sz w:val="18"/>
                <w:szCs w:val="18"/>
              </w:rPr>
            </w:pPr>
            <w:r w:rsidRPr="00057F32">
              <w:rPr>
                <w:color w:val="000000"/>
                <w:sz w:val="18"/>
                <w:szCs w:val="18"/>
              </w:rPr>
              <w:t>Brief</w:t>
            </w:r>
          </w:p>
          <w:p w14:paraId="56630087" w14:textId="77777777" w:rsidR="00AC68D9" w:rsidRPr="007B4206" w:rsidRDefault="00AC68D9">
            <w:pPr>
              <w:rPr>
                <w:color w:val="000000"/>
                <w:sz w:val="18"/>
                <w:szCs w:val="18"/>
              </w:rPr>
            </w:pPr>
            <w:r w:rsidRPr="00057F32">
              <w:rPr>
                <w:color w:val="000000"/>
                <w:sz w:val="18"/>
                <w:szCs w:val="18"/>
              </w:rPr>
              <w:t>Fax</w:t>
            </w:r>
          </w:p>
        </w:tc>
        <w:tc>
          <w:tcPr>
            <w:tcW w:w="1986" w:type="dxa"/>
            <w:tcBorders>
              <w:top w:val="nil"/>
              <w:left w:val="nil"/>
              <w:bottom w:val="single" w:sz="4" w:space="0" w:color="auto"/>
              <w:right w:val="single" w:sz="4" w:space="0" w:color="auto"/>
            </w:tcBorders>
            <w:shd w:val="clear" w:color="auto" w:fill="auto"/>
            <w:vAlign w:val="center"/>
            <w:tcPrChange w:id="341" w:author="Yvonne Pijnacker Hordijk" w:date="2019-12-13T17:05:00Z">
              <w:tcPr>
                <w:tcW w:w="2694" w:type="dxa"/>
                <w:tcBorders>
                  <w:top w:val="nil"/>
                  <w:left w:val="nil"/>
                  <w:bottom w:val="single" w:sz="4" w:space="0" w:color="auto"/>
                  <w:right w:val="single" w:sz="4" w:space="0" w:color="auto"/>
                </w:tcBorders>
                <w:shd w:val="clear" w:color="auto" w:fill="auto"/>
                <w:vAlign w:val="center"/>
              </w:tcPr>
            </w:tcPrChange>
          </w:tcPr>
          <w:p w14:paraId="2F1813E9" w14:textId="77777777" w:rsidR="00AC68D9" w:rsidRPr="004366C7" w:rsidRDefault="00AC68D9" w:rsidP="004366C7">
            <w:pPr>
              <w:rPr>
                <w:rFonts w:cstheme="minorHAnsi"/>
                <w:color w:val="000000"/>
                <w:sz w:val="18"/>
                <w:szCs w:val="18"/>
              </w:rPr>
            </w:pPr>
          </w:p>
        </w:tc>
        <w:tc>
          <w:tcPr>
            <w:tcW w:w="1559" w:type="dxa"/>
            <w:tcBorders>
              <w:top w:val="nil"/>
              <w:left w:val="nil"/>
              <w:bottom w:val="single" w:sz="4" w:space="0" w:color="auto"/>
              <w:right w:val="single" w:sz="4" w:space="0" w:color="auto"/>
            </w:tcBorders>
            <w:shd w:val="clear" w:color="auto" w:fill="auto"/>
            <w:vAlign w:val="center"/>
            <w:tcPrChange w:id="342" w:author="Yvonne Pijnacker Hordijk" w:date="2019-12-13T17:05:00Z">
              <w:tcPr>
                <w:tcW w:w="851" w:type="dxa"/>
                <w:tcBorders>
                  <w:top w:val="nil"/>
                  <w:left w:val="nil"/>
                  <w:bottom w:val="single" w:sz="4" w:space="0" w:color="auto"/>
                  <w:right w:val="single" w:sz="4" w:space="0" w:color="auto"/>
                </w:tcBorders>
                <w:shd w:val="clear" w:color="auto" w:fill="auto"/>
                <w:vAlign w:val="center"/>
              </w:tcPr>
            </w:tcPrChange>
          </w:tcPr>
          <w:p w14:paraId="49C09574" w14:textId="77777777" w:rsidR="00AC68D9" w:rsidRPr="007B4206" w:rsidRDefault="00AC68D9">
            <w:pPr>
              <w:rPr>
                <w:color w:val="000000"/>
                <w:sz w:val="18"/>
                <w:szCs w:val="18"/>
              </w:rPr>
            </w:pPr>
            <w:r w:rsidRPr="00057F32">
              <w:rPr>
                <w:color w:val="000000"/>
                <w:sz w:val="18"/>
                <w:szCs w:val="18"/>
              </w:rPr>
              <w:t>J</w:t>
            </w:r>
          </w:p>
        </w:tc>
      </w:tr>
      <w:tr w:rsidR="00FD168D" w:rsidRPr="00C503F2" w14:paraId="51AE7FB1" w14:textId="77777777" w:rsidTr="2B43351A">
        <w:trPr>
          <w:trHeight w:val="300"/>
          <w:trPrChange w:id="343" w:author="Yvonne Pijnacker Hordijk" w:date="2019-12-13T17:05:00Z">
            <w:trPr>
              <w:trHeight w:val="300"/>
            </w:trPr>
          </w:trPrChange>
        </w:trPr>
        <w:tc>
          <w:tcPr>
            <w:tcW w:w="1092" w:type="dxa"/>
            <w:tcBorders>
              <w:top w:val="nil"/>
              <w:left w:val="single" w:sz="4" w:space="0" w:color="auto"/>
              <w:bottom w:val="single" w:sz="4" w:space="0" w:color="auto"/>
              <w:right w:val="single" w:sz="4" w:space="0" w:color="auto"/>
            </w:tcBorders>
            <w:shd w:val="clear" w:color="auto" w:fill="auto"/>
            <w:vAlign w:val="center"/>
            <w:hideMark/>
            <w:tcPrChange w:id="344"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hideMark/>
              </w:tcPr>
            </w:tcPrChange>
          </w:tcPr>
          <w:p w14:paraId="44A5A8F2" w14:textId="77777777" w:rsidR="00D33182" w:rsidRPr="007B4206" w:rsidRDefault="00D33182" w:rsidP="007A13E7">
            <w:pPr>
              <w:rPr>
                <w:color w:val="000000"/>
                <w:sz w:val="18"/>
                <w:szCs w:val="18"/>
              </w:rPr>
            </w:pPr>
            <w:r w:rsidRPr="00057F32">
              <w:rPr>
                <w:color w:val="000000"/>
                <w:sz w:val="18"/>
                <w:szCs w:val="18"/>
              </w:rPr>
              <w:t>Bouwsteen</w:t>
            </w:r>
          </w:p>
        </w:tc>
        <w:tc>
          <w:tcPr>
            <w:tcW w:w="363" w:type="dxa"/>
            <w:tcBorders>
              <w:top w:val="nil"/>
              <w:left w:val="nil"/>
              <w:bottom w:val="single" w:sz="4" w:space="0" w:color="auto"/>
              <w:right w:val="single" w:sz="4" w:space="0" w:color="auto"/>
            </w:tcBorders>
            <w:shd w:val="clear" w:color="auto" w:fill="auto"/>
            <w:vAlign w:val="center"/>
            <w:hideMark/>
            <w:tcPrChange w:id="345" w:author="Yvonne Pijnacker Hordijk" w:date="2019-12-13T17:05:00Z">
              <w:tcPr>
                <w:tcW w:w="363" w:type="dxa"/>
                <w:tcBorders>
                  <w:top w:val="nil"/>
                  <w:left w:val="nil"/>
                  <w:bottom w:val="single" w:sz="4" w:space="0" w:color="auto"/>
                  <w:right w:val="single" w:sz="4" w:space="0" w:color="auto"/>
                </w:tcBorders>
                <w:shd w:val="clear" w:color="auto" w:fill="auto"/>
                <w:vAlign w:val="center"/>
                <w:hideMark/>
              </w:tcPr>
            </w:tcPrChange>
          </w:tcPr>
          <w:p w14:paraId="224F14BF" w14:textId="77777777" w:rsidR="00D33182" w:rsidRPr="007B4206" w:rsidRDefault="00D33182" w:rsidP="007A13E7">
            <w:pPr>
              <w:rPr>
                <w:color w:val="000000"/>
                <w:sz w:val="18"/>
                <w:szCs w:val="18"/>
              </w:rPr>
            </w:pPr>
            <w:r w:rsidRPr="00057F32">
              <w:rPr>
                <w:color w:val="000000"/>
                <w:sz w:val="18"/>
                <w:szCs w:val="18"/>
              </w:rPr>
              <w:t> </w:t>
            </w:r>
          </w:p>
        </w:tc>
        <w:tc>
          <w:tcPr>
            <w:tcW w:w="1947" w:type="dxa"/>
            <w:tcBorders>
              <w:top w:val="nil"/>
              <w:left w:val="nil"/>
              <w:bottom w:val="single" w:sz="4" w:space="0" w:color="auto"/>
              <w:right w:val="single" w:sz="4" w:space="0" w:color="auto"/>
            </w:tcBorders>
            <w:shd w:val="clear" w:color="auto" w:fill="auto"/>
            <w:vAlign w:val="center"/>
            <w:tcPrChange w:id="346"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4EDBAC24" w14:textId="77777777" w:rsidR="00D33182" w:rsidRPr="005878AC" w:rsidRDefault="00D33182" w:rsidP="007A13E7">
            <w:pPr>
              <w:rPr>
                <w:color w:val="000000"/>
                <w:sz w:val="18"/>
                <w:szCs w:val="18"/>
              </w:rPr>
            </w:pPr>
            <w:r w:rsidRPr="005878AC">
              <w:rPr>
                <w:color w:val="000000"/>
                <w:sz w:val="18"/>
                <w:szCs w:val="18"/>
              </w:rPr>
              <w:t>Contact</w:t>
            </w:r>
          </w:p>
        </w:tc>
        <w:tc>
          <w:tcPr>
            <w:tcW w:w="517" w:type="dxa"/>
            <w:tcBorders>
              <w:top w:val="nil"/>
              <w:left w:val="nil"/>
              <w:bottom w:val="single" w:sz="4" w:space="0" w:color="auto"/>
              <w:right w:val="single" w:sz="4" w:space="0" w:color="auto"/>
            </w:tcBorders>
            <w:shd w:val="clear" w:color="auto" w:fill="auto"/>
            <w:vAlign w:val="center"/>
            <w:hideMark/>
            <w:tcPrChange w:id="347" w:author="Yvonne Pijnacker Hordijk" w:date="2019-12-13T17:05:00Z">
              <w:tcPr>
                <w:tcW w:w="517" w:type="dxa"/>
                <w:tcBorders>
                  <w:top w:val="nil"/>
                  <w:left w:val="nil"/>
                  <w:bottom w:val="single" w:sz="4" w:space="0" w:color="auto"/>
                  <w:right w:val="single" w:sz="4" w:space="0" w:color="auto"/>
                </w:tcBorders>
                <w:shd w:val="clear" w:color="auto" w:fill="auto"/>
                <w:vAlign w:val="center"/>
                <w:hideMark/>
              </w:tcPr>
            </w:tcPrChange>
          </w:tcPr>
          <w:p w14:paraId="5C67C93A" w14:textId="77777777" w:rsidR="00D33182" w:rsidRPr="007B4206" w:rsidRDefault="00D33182" w:rsidP="007A13E7">
            <w:pPr>
              <w:rPr>
                <w:color w:val="000000"/>
                <w:sz w:val="18"/>
                <w:szCs w:val="18"/>
              </w:rPr>
            </w:pPr>
            <w:r>
              <w:rPr>
                <w:color w:val="000000"/>
                <w:sz w:val="18"/>
                <w:szCs w:val="18"/>
              </w:rPr>
              <w:t>0..1</w:t>
            </w:r>
          </w:p>
        </w:tc>
        <w:tc>
          <w:tcPr>
            <w:tcW w:w="2850" w:type="dxa"/>
            <w:tcBorders>
              <w:top w:val="nil"/>
              <w:left w:val="nil"/>
              <w:bottom w:val="single" w:sz="4" w:space="0" w:color="auto"/>
              <w:right w:val="single" w:sz="4" w:space="0" w:color="auto"/>
            </w:tcBorders>
            <w:shd w:val="clear" w:color="auto" w:fill="auto"/>
            <w:vAlign w:val="center"/>
            <w:hideMark/>
            <w:tcPrChange w:id="348" w:author="Yvonne Pijnacker Hordijk" w:date="2019-12-13T17:05:00Z">
              <w:tcPr>
                <w:tcW w:w="2850" w:type="dxa"/>
                <w:tcBorders>
                  <w:top w:val="nil"/>
                  <w:left w:val="nil"/>
                  <w:bottom w:val="single" w:sz="4" w:space="0" w:color="auto"/>
                  <w:right w:val="single" w:sz="4" w:space="0" w:color="auto"/>
                </w:tcBorders>
                <w:shd w:val="clear" w:color="auto" w:fill="auto"/>
                <w:vAlign w:val="center"/>
                <w:hideMark/>
              </w:tcPr>
            </w:tcPrChange>
          </w:tcPr>
          <w:p w14:paraId="149FA258" w14:textId="39D6968D" w:rsidR="00D33182" w:rsidRPr="007B4206" w:rsidRDefault="005878AC" w:rsidP="007A13E7">
            <w:pPr>
              <w:rPr>
                <w:color w:val="000000"/>
                <w:sz w:val="18"/>
                <w:szCs w:val="18"/>
              </w:rPr>
            </w:pPr>
            <w:del w:id="349" w:author="Yvonne Pijnacker Hordijk" w:date="2019-12-05T14:31:00Z">
              <w:r w:rsidRPr="005878AC" w:rsidDel="004574E3">
                <w:rPr>
                  <w:color w:val="000000"/>
                  <w:sz w:val="18"/>
                  <w:szCs w:val="18"/>
                </w:rPr>
                <w:delText xml:space="preserve">Correspondentie </w:delText>
              </w:r>
            </w:del>
            <w:ins w:id="350" w:author="Yvonne Pijnacker Hordijk" w:date="2019-12-05T14:31:00Z">
              <w:r w:rsidR="004574E3">
                <w:rPr>
                  <w:color w:val="000000"/>
                  <w:sz w:val="18"/>
                  <w:szCs w:val="18"/>
                </w:rPr>
                <w:t>Brief</w:t>
              </w:r>
              <w:r w:rsidR="004574E3" w:rsidRPr="005878AC">
                <w:rPr>
                  <w:color w:val="000000"/>
                  <w:sz w:val="18"/>
                  <w:szCs w:val="18"/>
                </w:rPr>
                <w:t xml:space="preserve"> </w:t>
              </w:r>
            </w:ins>
            <w:r w:rsidRPr="005878AC">
              <w:rPr>
                <w:color w:val="000000"/>
                <w:sz w:val="18"/>
                <w:szCs w:val="18"/>
              </w:rPr>
              <w:t>kan gekoppeld worden aan een contact</w:t>
            </w:r>
          </w:p>
        </w:tc>
        <w:tc>
          <w:tcPr>
            <w:tcW w:w="1215" w:type="dxa"/>
            <w:tcBorders>
              <w:top w:val="nil"/>
              <w:left w:val="nil"/>
              <w:bottom w:val="single" w:sz="4" w:space="0" w:color="auto"/>
              <w:right w:val="single" w:sz="4" w:space="0" w:color="auto"/>
            </w:tcBorders>
            <w:shd w:val="clear" w:color="auto" w:fill="auto"/>
            <w:vAlign w:val="center"/>
            <w:hideMark/>
            <w:tcPrChange w:id="351" w:author="Yvonne Pijnacker Hordijk" w:date="2019-12-13T17:05:00Z">
              <w:tcPr>
                <w:tcW w:w="1215" w:type="dxa"/>
                <w:tcBorders>
                  <w:top w:val="nil"/>
                  <w:left w:val="nil"/>
                  <w:bottom w:val="single" w:sz="4" w:space="0" w:color="auto"/>
                  <w:right w:val="single" w:sz="4" w:space="0" w:color="auto"/>
                </w:tcBorders>
                <w:shd w:val="clear" w:color="auto" w:fill="auto"/>
                <w:vAlign w:val="center"/>
                <w:hideMark/>
              </w:tcPr>
            </w:tcPrChange>
          </w:tcPr>
          <w:p w14:paraId="4B23CF80" w14:textId="77777777" w:rsidR="00D33182" w:rsidRPr="007B4206" w:rsidRDefault="00D33182" w:rsidP="007A13E7">
            <w:pPr>
              <w:rPr>
                <w:color w:val="000000"/>
                <w:sz w:val="18"/>
                <w:szCs w:val="18"/>
              </w:rPr>
            </w:pPr>
            <w:r w:rsidRPr="00057F32">
              <w:rPr>
                <w:color w:val="000000"/>
                <w:sz w:val="18"/>
                <w:szCs w:val="18"/>
              </w:rPr>
              <w:t> </w:t>
            </w:r>
          </w:p>
        </w:tc>
        <w:tc>
          <w:tcPr>
            <w:tcW w:w="1986" w:type="dxa"/>
            <w:tcBorders>
              <w:top w:val="nil"/>
              <w:left w:val="nil"/>
              <w:bottom w:val="single" w:sz="4" w:space="0" w:color="auto"/>
              <w:right w:val="single" w:sz="4" w:space="0" w:color="auto"/>
            </w:tcBorders>
            <w:shd w:val="clear" w:color="auto" w:fill="auto"/>
            <w:vAlign w:val="center"/>
            <w:hideMark/>
            <w:tcPrChange w:id="352" w:author="Yvonne Pijnacker Hordijk" w:date="2019-12-13T17:05:00Z">
              <w:tcPr>
                <w:tcW w:w="2694" w:type="dxa"/>
                <w:tcBorders>
                  <w:top w:val="nil"/>
                  <w:left w:val="nil"/>
                  <w:bottom w:val="single" w:sz="4" w:space="0" w:color="auto"/>
                  <w:right w:val="single" w:sz="4" w:space="0" w:color="auto"/>
                </w:tcBorders>
                <w:shd w:val="clear" w:color="auto" w:fill="auto"/>
                <w:vAlign w:val="center"/>
                <w:hideMark/>
              </w:tcPr>
            </w:tcPrChange>
          </w:tcPr>
          <w:p w14:paraId="37DC50EB" w14:textId="77777777" w:rsidR="00D33182" w:rsidRPr="004366C7" w:rsidRDefault="00D33182" w:rsidP="007A13E7">
            <w:pPr>
              <w:rPr>
                <w:rFonts w:cstheme="minorHAnsi"/>
                <w:color w:val="000000"/>
                <w:sz w:val="18"/>
                <w:szCs w:val="18"/>
              </w:rPr>
            </w:pPr>
          </w:p>
        </w:tc>
        <w:tc>
          <w:tcPr>
            <w:tcW w:w="1559" w:type="dxa"/>
            <w:tcBorders>
              <w:top w:val="nil"/>
              <w:left w:val="nil"/>
              <w:bottom w:val="single" w:sz="4" w:space="0" w:color="auto"/>
              <w:right w:val="single" w:sz="4" w:space="0" w:color="auto"/>
            </w:tcBorders>
            <w:shd w:val="clear" w:color="auto" w:fill="auto"/>
            <w:vAlign w:val="center"/>
            <w:hideMark/>
            <w:tcPrChange w:id="353" w:author="Yvonne Pijnacker Hordijk" w:date="2019-12-13T17:05:00Z">
              <w:tcPr>
                <w:tcW w:w="851" w:type="dxa"/>
                <w:tcBorders>
                  <w:top w:val="nil"/>
                  <w:left w:val="nil"/>
                  <w:bottom w:val="single" w:sz="4" w:space="0" w:color="auto"/>
                  <w:right w:val="single" w:sz="4" w:space="0" w:color="auto"/>
                </w:tcBorders>
                <w:shd w:val="clear" w:color="auto" w:fill="auto"/>
                <w:vAlign w:val="center"/>
                <w:hideMark/>
              </w:tcPr>
            </w:tcPrChange>
          </w:tcPr>
          <w:p w14:paraId="1A192509" w14:textId="77777777" w:rsidR="00D33182" w:rsidRPr="007B4206" w:rsidRDefault="00D33182" w:rsidP="007A13E7">
            <w:pPr>
              <w:rPr>
                <w:color w:val="000000"/>
                <w:sz w:val="18"/>
                <w:szCs w:val="18"/>
              </w:rPr>
            </w:pPr>
            <w:r w:rsidRPr="00057F32">
              <w:rPr>
                <w:color w:val="000000"/>
                <w:sz w:val="18"/>
                <w:szCs w:val="18"/>
              </w:rPr>
              <w:t>J</w:t>
            </w:r>
          </w:p>
        </w:tc>
      </w:tr>
      <w:tr w:rsidR="00FD168D" w:rsidRPr="00C503F2" w14:paraId="7B0C3122" w14:textId="77777777" w:rsidTr="2B43351A">
        <w:trPr>
          <w:trHeight w:val="300"/>
          <w:trPrChange w:id="354"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355"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E6596B3" w14:textId="77777777" w:rsidR="00D33182" w:rsidRPr="007B4206" w:rsidRDefault="00D33182" w:rsidP="007A13E7">
            <w:pPr>
              <w:rPr>
                <w:color w:val="000000"/>
                <w:sz w:val="18"/>
                <w:szCs w:val="18"/>
              </w:rPr>
            </w:pPr>
            <w:r w:rsidRPr="00057F32">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356"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0A530C00" w14:textId="77777777" w:rsidR="00D33182" w:rsidRPr="007B4206" w:rsidRDefault="00D33182" w:rsidP="007A13E7">
            <w:pPr>
              <w:rPr>
                <w:color w:val="000000"/>
                <w:sz w:val="18"/>
                <w:szCs w:val="18"/>
              </w:rPr>
            </w:pPr>
            <w:r w:rsidRPr="00057F32">
              <w:rPr>
                <w:color w:val="000000"/>
                <w:sz w:val="18"/>
                <w:szCs w:val="18"/>
              </w:rPr>
              <w:t> </w:t>
            </w:r>
          </w:p>
        </w:tc>
        <w:tc>
          <w:tcPr>
            <w:tcW w:w="1947" w:type="dxa"/>
            <w:tcBorders>
              <w:top w:val="single" w:sz="4" w:space="0" w:color="auto"/>
              <w:left w:val="nil"/>
              <w:bottom w:val="single" w:sz="4" w:space="0" w:color="auto"/>
              <w:right w:val="single" w:sz="4" w:space="0" w:color="auto"/>
            </w:tcBorders>
            <w:shd w:val="clear" w:color="auto" w:fill="auto"/>
            <w:vAlign w:val="center"/>
            <w:tcPrChange w:id="357"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2F000D9B" w14:textId="77777777" w:rsidR="00D33182" w:rsidRPr="005878AC" w:rsidRDefault="00D33182" w:rsidP="007A13E7">
            <w:pPr>
              <w:rPr>
                <w:color w:val="000000"/>
                <w:sz w:val="18"/>
                <w:szCs w:val="18"/>
              </w:rPr>
            </w:pPr>
            <w:r w:rsidRPr="005878AC">
              <w:rPr>
                <w:color w:val="000000"/>
                <w:sz w:val="18"/>
                <w:szCs w:val="18"/>
              </w:rPr>
              <w:t>Verwijstraject</w:t>
            </w:r>
          </w:p>
        </w:tc>
        <w:tc>
          <w:tcPr>
            <w:tcW w:w="517" w:type="dxa"/>
            <w:tcBorders>
              <w:top w:val="single" w:sz="4" w:space="0" w:color="auto"/>
              <w:left w:val="nil"/>
              <w:bottom w:val="single" w:sz="4" w:space="0" w:color="auto"/>
              <w:right w:val="single" w:sz="4" w:space="0" w:color="auto"/>
            </w:tcBorders>
            <w:shd w:val="clear" w:color="auto" w:fill="auto"/>
            <w:vAlign w:val="center"/>
            <w:tcPrChange w:id="358"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3016B03A" w14:textId="77777777" w:rsidR="00D33182" w:rsidRPr="007B4206" w:rsidRDefault="00D33182" w:rsidP="007A13E7">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359"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71736E65" w14:textId="77777777" w:rsidR="00D33182" w:rsidRPr="007B4206" w:rsidRDefault="00D33182" w:rsidP="007A13E7">
            <w:pPr>
              <w:rPr>
                <w:color w:val="000000"/>
                <w:sz w:val="18"/>
                <w:szCs w:val="18"/>
              </w:rPr>
            </w:pPr>
            <w:r w:rsidRPr="00057F32">
              <w:rPr>
                <w:color w:val="000000"/>
                <w:sz w:val="18"/>
                <w:szCs w:val="18"/>
              </w:rPr>
              <w:t> </w:t>
            </w:r>
            <w:r>
              <w:rPr>
                <w:color w:val="000000"/>
                <w:sz w:val="18"/>
                <w:szCs w:val="18"/>
              </w:rPr>
              <w:t>&lt;nog niet in scope&gt;</w:t>
            </w:r>
          </w:p>
        </w:tc>
        <w:tc>
          <w:tcPr>
            <w:tcW w:w="1215" w:type="dxa"/>
            <w:tcBorders>
              <w:top w:val="single" w:sz="4" w:space="0" w:color="auto"/>
              <w:left w:val="nil"/>
              <w:bottom w:val="single" w:sz="4" w:space="0" w:color="auto"/>
              <w:right w:val="single" w:sz="4" w:space="0" w:color="auto"/>
            </w:tcBorders>
            <w:shd w:val="clear" w:color="auto" w:fill="auto"/>
            <w:vAlign w:val="center"/>
            <w:tcPrChange w:id="360"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745F03E9" w14:textId="77777777" w:rsidR="00D33182" w:rsidRPr="007B4206" w:rsidRDefault="00D33182" w:rsidP="007A13E7">
            <w:pPr>
              <w:rPr>
                <w:color w:val="000000"/>
                <w:sz w:val="18"/>
                <w:szCs w:val="18"/>
              </w:rPr>
            </w:pPr>
            <w:r w:rsidRPr="00057F32">
              <w:rPr>
                <w:color w:val="000000"/>
                <w:sz w:val="18"/>
                <w:szCs w:val="18"/>
              </w:rPr>
              <w:t> </w:t>
            </w:r>
          </w:p>
        </w:tc>
        <w:tc>
          <w:tcPr>
            <w:tcW w:w="1986" w:type="dxa"/>
            <w:tcBorders>
              <w:top w:val="single" w:sz="4" w:space="0" w:color="auto"/>
              <w:left w:val="nil"/>
              <w:bottom w:val="single" w:sz="4" w:space="0" w:color="auto"/>
              <w:right w:val="single" w:sz="4" w:space="0" w:color="auto"/>
            </w:tcBorders>
            <w:shd w:val="clear" w:color="auto" w:fill="auto"/>
            <w:vAlign w:val="center"/>
            <w:tcPrChange w:id="361"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7C25FF25" w14:textId="77777777" w:rsidR="00D33182" w:rsidRPr="007B4206" w:rsidRDefault="00D33182" w:rsidP="007A13E7">
            <w:pPr>
              <w:rPr>
                <w:color w:val="000000"/>
                <w:sz w:val="18"/>
                <w:szCs w:val="18"/>
              </w:rPr>
            </w:pPr>
            <w:r w:rsidRPr="00057F32">
              <w:rPr>
                <w:color w:val="000000"/>
                <w:sz w:val="18"/>
                <w:szCs w:val="18"/>
              </w:rPr>
              <w:t> </w:t>
            </w:r>
          </w:p>
        </w:tc>
        <w:tc>
          <w:tcPr>
            <w:tcW w:w="1559" w:type="dxa"/>
            <w:tcBorders>
              <w:top w:val="single" w:sz="4" w:space="0" w:color="auto"/>
              <w:left w:val="nil"/>
              <w:bottom w:val="single" w:sz="4" w:space="0" w:color="auto"/>
              <w:right w:val="single" w:sz="4" w:space="0" w:color="auto"/>
            </w:tcBorders>
            <w:shd w:val="clear" w:color="auto" w:fill="auto"/>
            <w:vAlign w:val="center"/>
            <w:tcPrChange w:id="362"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58BA383C" w14:textId="77777777" w:rsidR="00D33182" w:rsidRPr="007B4206" w:rsidRDefault="00D33182" w:rsidP="007A13E7">
            <w:pPr>
              <w:rPr>
                <w:color w:val="000000"/>
                <w:sz w:val="18"/>
                <w:szCs w:val="18"/>
              </w:rPr>
            </w:pPr>
            <w:r w:rsidRPr="00057F32">
              <w:rPr>
                <w:color w:val="000000"/>
                <w:sz w:val="18"/>
                <w:szCs w:val="18"/>
              </w:rPr>
              <w:t>J</w:t>
            </w:r>
          </w:p>
        </w:tc>
      </w:tr>
      <w:tr w:rsidR="00FD168D" w:rsidRPr="00C503F2" w14:paraId="7DD3DA43" w14:textId="77777777" w:rsidTr="2B43351A">
        <w:trPr>
          <w:trHeight w:val="300"/>
          <w:trPrChange w:id="363"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364"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DC5CF4D" w14:textId="77777777" w:rsidR="00D33182" w:rsidRPr="007B4206" w:rsidRDefault="00D33182" w:rsidP="007A13E7">
            <w:pPr>
              <w:rPr>
                <w:color w:val="000000"/>
                <w:sz w:val="18"/>
                <w:szCs w:val="18"/>
              </w:rPr>
            </w:pPr>
            <w:r w:rsidRPr="00057F32">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365"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48AE90D1" w14:textId="77777777" w:rsidR="00D33182" w:rsidRPr="007B4206" w:rsidRDefault="00D33182" w:rsidP="007A13E7">
            <w:pPr>
              <w:rPr>
                <w:color w:val="000000"/>
                <w:sz w:val="18"/>
                <w:szCs w:val="18"/>
              </w:rPr>
            </w:pPr>
            <w:r w:rsidRPr="00057F32">
              <w:rPr>
                <w:color w:val="000000"/>
                <w:sz w:val="18"/>
                <w:szCs w:val="18"/>
              </w:rPr>
              <w:t> </w:t>
            </w:r>
          </w:p>
        </w:tc>
        <w:tc>
          <w:tcPr>
            <w:tcW w:w="1947" w:type="dxa"/>
            <w:tcBorders>
              <w:top w:val="single" w:sz="4" w:space="0" w:color="auto"/>
              <w:left w:val="nil"/>
              <w:bottom w:val="single" w:sz="4" w:space="0" w:color="auto"/>
              <w:right w:val="single" w:sz="4" w:space="0" w:color="auto"/>
            </w:tcBorders>
            <w:shd w:val="clear" w:color="auto" w:fill="auto"/>
            <w:vAlign w:val="center"/>
            <w:tcPrChange w:id="366"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6BF68594" w14:textId="77777777" w:rsidR="00D33182" w:rsidRPr="005878AC" w:rsidRDefault="00D33182" w:rsidP="007A13E7">
            <w:pPr>
              <w:rPr>
                <w:color w:val="000000"/>
                <w:sz w:val="18"/>
                <w:szCs w:val="18"/>
              </w:rPr>
            </w:pPr>
            <w:r w:rsidRPr="005878AC">
              <w:rPr>
                <w:color w:val="000000"/>
                <w:sz w:val="18"/>
                <w:szCs w:val="18"/>
              </w:rPr>
              <w:t>Verwijzing</w:t>
            </w:r>
          </w:p>
        </w:tc>
        <w:tc>
          <w:tcPr>
            <w:tcW w:w="517" w:type="dxa"/>
            <w:tcBorders>
              <w:top w:val="single" w:sz="4" w:space="0" w:color="auto"/>
              <w:left w:val="nil"/>
              <w:bottom w:val="single" w:sz="4" w:space="0" w:color="auto"/>
              <w:right w:val="single" w:sz="4" w:space="0" w:color="auto"/>
            </w:tcBorders>
            <w:shd w:val="clear" w:color="auto" w:fill="auto"/>
            <w:vAlign w:val="center"/>
            <w:tcPrChange w:id="367"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6B6F6EEE" w14:textId="77777777" w:rsidR="00D33182" w:rsidRPr="007B4206" w:rsidRDefault="00D33182" w:rsidP="007A13E7">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368"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2CFF9D85" w14:textId="77777777" w:rsidR="00D33182" w:rsidRPr="004366C7" w:rsidRDefault="00D33182" w:rsidP="007A13E7">
            <w:pPr>
              <w:rPr>
                <w:rFonts w:cstheme="minorHAnsi"/>
                <w:color w:val="000000"/>
                <w:sz w:val="18"/>
                <w:szCs w:val="18"/>
              </w:rPr>
            </w:pPr>
            <w:r w:rsidRPr="00057F32">
              <w:rPr>
                <w:color w:val="000000"/>
                <w:sz w:val="18"/>
                <w:szCs w:val="18"/>
              </w:rPr>
              <w:t> </w:t>
            </w:r>
            <w:r>
              <w:rPr>
                <w:color w:val="000000"/>
                <w:sz w:val="18"/>
                <w:szCs w:val="18"/>
              </w:rPr>
              <w:t>&lt;nog niet in scope&gt;</w:t>
            </w:r>
          </w:p>
        </w:tc>
        <w:tc>
          <w:tcPr>
            <w:tcW w:w="1215" w:type="dxa"/>
            <w:tcBorders>
              <w:top w:val="single" w:sz="4" w:space="0" w:color="auto"/>
              <w:left w:val="nil"/>
              <w:bottom w:val="single" w:sz="4" w:space="0" w:color="auto"/>
              <w:right w:val="single" w:sz="4" w:space="0" w:color="auto"/>
            </w:tcBorders>
            <w:shd w:val="clear" w:color="auto" w:fill="auto"/>
            <w:vAlign w:val="center"/>
            <w:tcPrChange w:id="369"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654AB0EF" w14:textId="77777777" w:rsidR="00D33182" w:rsidRPr="004366C7" w:rsidRDefault="00D33182" w:rsidP="007A13E7">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370"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7D72B4CF" w14:textId="77777777" w:rsidR="00D33182" w:rsidRPr="004366C7" w:rsidRDefault="00D33182" w:rsidP="007A13E7">
            <w:pPr>
              <w:rPr>
                <w:rFonts w:cstheme="minorHAnsi"/>
                <w:color w:val="000000"/>
                <w:sz w:val="18"/>
                <w:szCs w:val="18"/>
              </w:rPr>
            </w:pPr>
          </w:p>
        </w:tc>
        <w:tc>
          <w:tcPr>
            <w:tcW w:w="1559" w:type="dxa"/>
            <w:tcBorders>
              <w:top w:val="single" w:sz="4" w:space="0" w:color="auto"/>
              <w:left w:val="nil"/>
              <w:bottom w:val="single" w:sz="4" w:space="0" w:color="auto"/>
              <w:right w:val="single" w:sz="4" w:space="0" w:color="auto"/>
            </w:tcBorders>
            <w:shd w:val="clear" w:color="auto" w:fill="auto"/>
            <w:vAlign w:val="center"/>
            <w:tcPrChange w:id="371"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348F704C" w14:textId="77777777" w:rsidR="00D33182" w:rsidRPr="004366C7" w:rsidRDefault="00D33182" w:rsidP="007A13E7">
            <w:pPr>
              <w:rPr>
                <w:rFonts w:cstheme="minorHAnsi"/>
                <w:color w:val="000000"/>
                <w:sz w:val="18"/>
                <w:szCs w:val="18"/>
              </w:rPr>
            </w:pPr>
          </w:p>
        </w:tc>
      </w:tr>
      <w:tr w:rsidR="00FD168D" w:rsidRPr="00C503F2" w14:paraId="4C6E75AF" w14:textId="77777777" w:rsidTr="2B43351A">
        <w:trPr>
          <w:trHeight w:val="300"/>
          <w:trPrChange w:id="372" w:author="Yvonne Pijnacker Hordijk" w:date="2019-12-13T17:05:00Z">
            <w:trPr>
              <w:trHeight w:val="300"/>
            </w:trPr>
          </w:trPrChange>
        </w:trPr>
        <w:tc>
          <w:tcPr>
            <w:tcW w:w="1092" w:type="dxa"/>
            <w:tcBorders>
              <w:top w:val="nil"/>
              <w:left w:val="single" w:sz="4" w:space="0" w:color="auto"/>
              <w:bottom w:val="single" w:sz="4" w:space="0" w:color="auto"/>
              <w:right w:val="single" w:sz="4" w:space="0" w:color="auto"/>
            </w:tcBorders>
            <w:shd w:val="clear" w:color="auto" w:fill="auto"/>
            <w:vAlign w:val="center"/>
            <w:tcPrChange w:id="373"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tcPr>
            </w:tcPrChange>
          </w:tcPr>
          <w:p w14:paraId="6D3AE683" w14:textId="38EAFF4F" w:rsidR="00D33182" w:rsidRDefault="00D33182">
            <w:pPr>
              <w:rPr>
                <w:color w:val="000000"/>
                <w:sz w:val="18"/>
                <w:szCs w:val="18"/>
              </w:rPr>
            </w:pPr>
            <w:r w:rsidRPr="00057F32">
              <w:rPr>
                <w:color w:val="000000"/>
                <w:sz w:val="18"/>
                <w:szCs w:val="18"/>
              </w:rPr>
              <w:t>Bouwsteen</w:t>
            </w:r>
          </w:p>
        </w:tc>
        <w:tc>
          <w:tcPr>
            <w:tcW w:w="363" w:type="dxa"/>
            <w:tcBorders>
              <w:top w:val="nil"/>
              <w:left w:val="nil"/>
              <w:bottom w:val="single" w:sz="4" w:space="0" w:color="auto"/>
              <w:right w:val="single" w:sz="4" w:space="0" w:color="auto"/>
            </w:tcBorders>
            <w:shd w:val="clear" w:color="auto" w:fill="auto"/>
            <w:vAlign w:val="center"/>
            <w:tcPrChange w:id="374" w:author="Yvonne Pijnacker Hordijk" w:date="2019-12-13T17:05:00Z">
              <w:tcPr>
                <w:tcW w:w="363" w:type="dxa"/>
                <w:tcBorders>
                  <w:top w:val="nil"/>
                  <w:left w:val="nil"/>
                  <w:bottom w:val="single" w:sz="4" w:space="0" w:color="auto"/>
                  <w:right w:val="single" w:sz="4" w:space="0" w:color="auto"/>
                </w:tcBorders>
                <w:shd w:val="clear" w:color="auto" w:fill="auto"/>
                <w:vAlign w:val="center"/>
              </w:tcPr>
            </w:tcPrChange>
          </w:tcPr>
          <w:p w14:paraId="07AA2E26" w14:textId="77777777" w:rsidR="00D33182" w:rsidRPr="004366C7" w:rsidRDefault="00D33182" w:rsidP="004366C7">
            <w:pPr>
              <w:rPr>
                <w:rFonts w:cstheme="minorHAnsi"/>
                <w:color w:val="000000"/>
                <w:sz w:val="18"/>
                <w:szCs w:val="18"/>
              </w:rPr>
            </w:pPr>
          </w:p>
        </w:tc>
        <w:tc>
          <w:tcPr>
            <w:tcW w:w="1947" w:type="dxa"/>
            <w:tcBorders>
              <w:top w:val="nil"/>
              <w:left w:val="nil"/>
              <w:bottom w:val="single" w:sz="4" w:space="0" w:color="auto"/>
              <w:right w:val="single" w:sz="4" w:space="0" w:color="auto"/>
            </w:tcBorders>
            <w:shd w:val="clear" w:color="auto" w:fill="auto"/>
            <w:vAlign w:val="center"/>
            <w:tcPrChange w:id="375"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26B91357" w14:textId="204DB788" w:rsidR="00D33182" w:rsidRPr="005878AC" w:rsidRDefault="00D33182" w:rsidP="0E1B82E1">
            <w:pPr>
              <w:rPr>
                <w:color w:val="000000"/>
                <w:sz w:val="18"/>
                <w:szCs w:val="18"/>
              </w:rPr>
            </w:pPr>
            <w:r w:rsidRPr="005878AC">
              <w:rPr>
                <w:color w:val="000000"/>
                <w:sz w:val="18"/>
                <w:szCs w:val="18"/>
              </w:rPr>
              <w:t>Episode</w:t>
            </w:r>
          </w:p>
        </w:tc>
        <w:tc>
          <w:tcPr>
            <w:tcW w:w="517" w:type="dxa"/>
            <w:tcBorders>
              <w:top w:val="nil"/>
              <w:left w:val="nil"/>
              <w:bottom w:val="single" w:sz="4" w:space="0" w:color="auto"/>
              <w:right w:val="single" w:sz="4" w:space="0" w:color="auto"/>
            </w:tcBorders>
            <w:shd w:val="clear" w:color="auto" w:fill="auto"/>
            <w:vAlign w:val="center"/>
            <w:tcPrChange w:id="376" w:author="Yvonne Pijnacker Hordijk" w:date="2019-12-13T17:05:00Z">
              <w:tcPr>
                <w:tcW w:w="517" w:type="dxa"/>
                <w:tcBorders>
                  <w:top w:val="nil"/>
                  <w:left w:val="nil"/>
                  <w:bottom w:val="single" w:sz="4" w:space="0" w:color="auto"/>
                  <w:right w:val="single" w:sz="4" w:space="0" w:color="auto"/>
                </w:tcBorders>
                <w:shd w:val="clear" w:color="auto" w:fill="auto"/>
                <w:vAlign w:val="center"/>
              </w:tcPr>
            </w:tcPrChange>
          </w:tcPr>
          <w:p w14:paraId="2527B88A" w14:textId="58FB46B5" w:rsidR="00D33182" w:rsidRDefault="00D33182">
            <w:pPr>
              <w:rPr>
                <w:color w:val="000000"/>
                <w:sz w:val="18"/>
                <w:szCs w:val="18"/>
              </w:rPr>
            </w:pPr>
            <w:r>
              <w:rPr>
                <w:color w:val="000000"/>
                <w:sz w:val="18"/>
                <w:szCs w:val="18"/>
              </w:rPr>
              <w:t>0..1</w:t>
            </w:r>
          </w:p>
        </w:tc>
        <w:tc>
          <w:tcPr>
            <w:tcW w:w="2850" w:type="dxa"/>
            <w:tcBorders>
              <w:top w:val="nil"/>
              <w:left w:val="nil"/>
              <w:bottom w:val="single" w:sz="4" w:space="0" w:color="auto"/>
              <w:right w:val="single" w:sz="4" w:space="0" w:color="auto"/>
            </w:tcBorders>
            <w:shd w:val="clear" w:color="auto" w:fill="auto"/>
            <w:vAlign w:val="center"/>
            <w:tcPrChange w:id="377" w:author="Yvonne Pijnacker Hordijk" w:date="2019-12-13T17:05:00Z">
              <w:tcPr>
                <w:tcW w:w="2850" w:type="dxa"/>
                <w:tcBorders>
                  <w:top w:val="nil"/>
                  <w:left w:val="nil"/>
                  <w:bottom w:val="single" w:sz="4" w:space="0" w:color="auto"/>
                  <w:right w:val="single" w:sz="4" w:space="0" w:color="auto"/>
                </w:tcBorders>
                <w:shd w:val="clear" w:color="auto" w:fill="auto"/>
                <w:vAlign w:val="center"/>
              </w:tcPr>
            </w:tcPrChange>
          </w:tcPr>
          <w:p w14:paraId="7FDF47FE" w14:textId="00C014F7" w:rsidR="00D33182" w:rsidRDefault="005878AC" w:rsidP="00EA6ADE">
            <w:pPr>
              <w:rPr>
                <w:color w:val="000000"/>
                <w:sz w:val="18"/>
                <w:szCs w:val="18"/>
              </w:rPr>
            </w:pPr>
            <w:del w:id="378" w:author="Yvonne Pijnacker Hordijk" w:date="2019-12-05T14:31:00Z">
              <w:r w:rsidRPr="005878AC" w:rsidDel="004574E3">
                <w:rPr>
                  <w:color w:val="000000"/>
                  <w:sz w:val="18"/>
                  <w:szCs w:val="18"/>
                </w:rPr>
                <w:delText xml:space="preserve">Correspondentie </w:delText>
              </w:r>
            </w:del>
            <w:ins w:id="379" w:author="Yvonne Pijnacker Hordijk" w:date="2019-12-05T14:31:00Z">
              <w:r w:rsidR="004574E3">
                <w:rPr>
                  <w:color w:val="000000"/>
                  <w:sz w:val="18"/>
                  <w:szCs w:val="18"/>
                </w:rPr>
                <w:t>Brief</w:t>
              </w:r>
              <w:r w:rsidR="004574E3" w:rsidRPr="005878AC">
                <w:rPr>
                  <w:color w:val="000000"/>
                  <w:sz w:val="18"/>
                  <w:szCs w:val="18"/>
                </w:rPr>
                <w:t xml:space="preserve"> </w:t>
              </w:r>
            </w:ins>
            <w:r w:rsidRPr="005878AC">
              <w:rPr>
                <w:color w:val="000000"/>
                <w:sz w:val="18"/>
                <w:szCs w:val="18"/>
              </w:rPr>
              <w:t>kan gekoppeld worden aan een</w:t>
            </w:r>
            <w:r>
              <w:rPr>
                <w:color w:val="000000"/>
                <w:sz w:val="18"/>
                <w:szCs w:val="18"/>
              </w:rPr>
              <w:t xml:space="preserve"> episode.</w:t>
            </w:r>
          </w:p>
        </w:tc>
        <w:tc>
          <w:tcPr>
            <w:tcW w:w="1215" w:type="dxa"/>
            <w:tcBorders>
              <w:top w:val="nil"/>
              <w:left w:val="nil"/>
              <w:bottom w:val="single" w:sz="4" w:space="0" w:color="auto"/>
              <w:right w:val="single" w:sz="4" w:space="0" w:color="auto"/>
            </w:tcBorders>
            <w:shd w:val="clear" w:color="auto" w:fill="auto"/>
            <w:vAlign w:val="center"/>
            <w:tcPrChange w:id="380" w:author="Yvonne Pijnacker Hordijk" w:date="2019-12-13T17:05:00Z">
              <w:tcPr>
                <w:tcW w:w="1215" w:type="dxa"/>
                <w:tcBorders>
                  <w:top w:val="nil"/>
                  <w:left w:val="nil"/>
                  <w:bottom w:val="single" w:sz="4" w:space="0" w:color="auto"/>
                  <w:right w:val="single" w:sz="4" w:space="0" w:color="auto"/>
                </w:tcBorders>
                <w:shd w:val="clear" w:color="auto" w:fill="auto"/>
                <w:vAlign w:val="center"/>
              </w:tcPr>
            </w:tcPrChange>
          </w:tcPr>
          <w:p w14:paraId="33D9CE84" w14:textId="77777777" w:rsidR="00D33182" w:rsidRPr="00057F32" w:rsidRDefault="00D33182">
            <w:pPr>
              <w:rPr>
                <w:color w:val="000000"/>
                <w:sz w:val="18"/>
                <w:szCs w:val="18"/>
              </w:rPr>
            </w:pPr>
          </w:p>
        </w:tc>
        <w:tc>
          <w:tcPr>
            <w:tcW w:w="1986" w:type="dxa"/>
            <w:tcBorders>
              <w:top w:val="nil"/>
              <w:left w:val="nil"/>
              <w:bottom w:val="single" w:sz="4" w:space="0" w:color="auto"/>
              <w:right w:val="single" w:sz="4" w:space="0" w:color="auto"/>
            </w:tcBorders>
            <w:shd w:val="clear" w:color="auto" w:fill="auto"/>
            <w:vAlign w:val="center"/>
            <w:tcPrChange w:id="381" w:author="Yvonne Pijnacker Hordijk" w:date="2019-12-13T17:05:00Z">
              <w:tcPr>
                <w:tcW w:w="2694" w:type="dxa"/>
                <w:tcBorders>
                  <w:top w:val="nil"/>
                  <w:left w:val="nil"/>
                  <w:bottom w:val="single" w:sz="4" w:space="0" w:color="auto"/>
                  <w:right w:val="single" w:sz="4" w:space="0" w:color="auto"/>
                </w:tcBorders>
                <w:shd w:val="clear" w:color="auto" w:fill="auto"/>
                <w:vAlign w:val="center"/>
              </w:tcPr>
            </w:tcPrChange>
          </w:tcPr>
          <w:p w14:paraId="45D45F84" w14:textId="77777777" w:rsidR="00D33182" w:rsidRPr="004366C7" w:rsidRDefault="00D33182" w:rsidP="004366C7">
            <w:pPr>
              <w:rPr>
                <w:rFonts w:cstheme="minorHAnsi"/>
                <w:color w:val="000000"/>
                <w:sz w:val="18"/>
                <w:szCs w:val="18"/>
              </w:rPr>
            </w:pPr>
          </w:p>
        </w:tc>
        <w:tc>
          <w:tcPr>
            <w:tcW w:w="1559" w:type="dxa"/>
            <w:tcBorders>
              <w:top w:val="nil"/>
              <w:left w:val="nil"/>
              <w:bottom w:val="single" w:sz="4" w:space="0" w:color="auto"/>
              <w:right w:val="single" w:sz="4" w:space="0" w:color="auto"/>
            </w:tcBorders>
            <w:shd w:val="clear" w:color="auto" w:fill="auto"/>
            <w:vAlign w:val="center"/>
            <w:tcPrChange w:id="382" w:author="Yvonne Pijnacker Hordijk" w:date="2019-12-13T17:05:00Z">
              <w:tcPr>
                <w:tcW w:w="851" w:type="dxa"/>
                <w:tcBorders>
                  <w:top w:val="nil"/>
                  <w:left w:val="nil"/>
                  <w:bottom w:val="single" w:sz="4" w:space="0" w:color="auto"/>
                  <w:right w:val="single" w:sz="4" w:space="0" w:color="auto"/>
                </w:tcBorders>
                <w:shd w:val="clear" w:color="auto" w:fill="auto"/>
                <w:vAlign w:val="center"/>
              </w:tcPr>
            </w:tcPrChange>
          </w:tcPr>
          <w:p w14:paraId="7F612251" w14:textId="77777777" w:rsidR="00D33182" w:rsidRPr="00057F32" w:rsidRDefault="00D33182">
            <w:pPr>
              <w:rPr>
                <w:color w:val="000000"/>
                <w:sz w:val="18"/>
                <w:szCs w:val="18"/>
              </w:rPr>
            </w:pPr>
          </w:p>
        </w:tc>
      </w:tr>
      <w:tr w:rsidR="00FD168D" w:rsidRPr="00C503F2" w14:paraId="39C98CA0" w14:textId="77777777" w:rsidTr="2B43351A">
        <w:trPr>
          <w:trHeight w:val="300"/>
          <w:trPrChange w:id="383" w:author="Yvonne Pijnacker Hordijk" w:date="2019-12-13T17:05:00Z">
            <w:trPr>
              <w:trHeight w:val="300"/>
            </w:trPr>
          </w:trPrChange>
        </w:trPr>
        <w:tc>
          <w:tcPr>
            <w:tcW w:w="1092" w:type="dxa"/>
            <w:tcBorders>
              <w:top w:val="nil"/>
              <w:left w:val="single" w:sz="4" w:space="0" w:color="auto"/>
              <w:bottom w:val="single" w:sz="4" w:space="0" w:color="auto"/>
              <w:right w:val="single" w:sz="4" w:space="0" w:color="auto"/>
            </w:tcBorders>
            <w:shd w:val="clear" w:color="auto" w:fill="auto"/>
            <w:vAlign w:val="center"/>
            <w:tcPrChange w:id="384"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tcPr>
            </w:tcPrChange>
          </w:tcPr>
          <w:p w14:paraId="7723555A" w14:textId="77777777" w:rsidR="00554AD8" w:rsidRPr="000B3C61" w:rsidRDefault="00554AD8" w:rsidP="007A13E7">
            <w:pPr>
              <w:rPr>
                <w:color w:val="000000"/>
                <w:sz w:val="18"/>
                <w:szCs w:val="18"/>
              </w:rPr>
            </w:pPr>
            <w:r w:rsidRPr="000B3C61">
              <w:rPr>
                <w:color w:val="000000"/>
                <w:sz w:val="18"/>
                <w:szCs w:val="18"/>
              </w:rPr>
              <w:t>Code</w:t>
            </w:r>
          </w:p>
        </w:tc>
        <w:tc>
          <w:tcPr>
            <w:tcW w:w="363" w:type="dxa"/>
            <w:tcBorders>
              <w:top w:val="nil"/>
              <w:left w:val="nil"/>
              <w:bottom w:val="single" w:sz="4" w:space="0" w:color="auto"/>
              <w:right w:val="single" w:sz="4" w:space="0" w:color="auto"/>
            </w:tcBorders>
            <w:shd w:val="clear" w:color="auto" w:fill="auto"/>
            <w:vAlign w:val="center"/>
            <w:tcPrChange w:id="385" w:author="Yvonne Pijnacker Hordijk" w:date="2019-12-13T17:05:00Z">
              <w:tcPr>
                <w:tcW w:w="363" w:type="dxa"/>
                <w:tcBorders>
                  <w:top w:val="nil"/>
                  <w:left w:val="nil"/>
                  <w:bottom w:val="single" w:sz="4" w:space="0" w:color="auto"/>
                  <w:right w:val="single" w:sz="4" w:space="0" w:color="auto"/>
                </w:tcBorders>
                <w:shd w:val="clear" w:color="auto" w:fill="auto"/>
                <w:vAlign w:val="center"/>
              </w:tcPr>
            </w:tcPrChange>
          </w:tcPr>
          <w:p w14:paraId="218E579B" w14:textId="77777777" w:rsidR="00554AD8" w:rsidRPr="004366C7" w:rsidRDefault="00554AD8" w:rsidP="007A13E7">
            <w:pPr>
              <w:rPr>
                <w:rFonts w:cstheme="minorHAnsi"/>
                <w:color w:val="000000"/>
                <w:sz w:val="18"/>
                <w:szCs w:val="18"/>
              </w:rPr>
            </w:pPr>
          </w:p>
        </w:tc>
        <w:tc>
          <w:tcPr>
            <w:tcW w:w="1947" w:type="dxa"/>
            <w:tcBorders>
              <w:top w:val="nil"/>
              <w:left w:val="nil"/>
              <w:bottom w:val="single" w:sz="4" w:space="0" w:color="auto"/>
              <w:right w:val="single" w:sz="4" w:space="0" w:color="auto"/>
            </w:tcBorders>
            <w:shd w:val="clear" w:color="auto" w:fill="auto"/>
            <w:vAlign w:val="center"/>
            <w:tcPrChange w:id="386"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6CC39D2A" w14:textId="77777777" w:rsidR="00554AD8" w:rsidRPr="005878AC" w:rsidRDefault="00554AD8" w:rsidP="007A13E7">
            <w:pPr>
              <w:rPr>
                <w:color w:val="000000"/>
                <w:sz w:val="18"/>
                <w:szCs w:val="18"/>
              </w:rPr>
            </w:pPr>
            <w:commentRangeStart w:id="387"/>
            <w:commentRangeStart w:id="388"/>
            <w:r w:rsidRPr="005878AC">
              <w:rPr>
                <w:color w:val="000000"/>
                <w:sz w:val="18"/>
                <w:szCs w:val="18"/>
              </w:rPr>
              <w:t>Categorie</w:t>
            </w:r>
            <w:commentRangeEnd w:id="387"/>
            <w:r w:rsidRPr="005878AC">
              <w:rPr>
                <w:color w:val="000000"/>
                <w:sz w:val="18"/>
                <w:szCs w:val="18"/>
              </w:rPr>
              <w:commentReference w:id="387"/>
            </w:r>
            <w:commentRangeEnd w:id="388"/>
            <w:r w:rsidRPr="005878AC">
              <w:rPr>
                <w:color w:val="000000"/>
                <w:sz w:val="18"/>
                <w:szCs w:val="18"/>
              </w:rPr>
              <w:commentReference w:id="388"/>
            </w:r>
          </w:p>
        </w:tc>
        <w:tc>
          <w:tcPr>
            <w:tcW w:w="517" w:type="dxa"/>
            <w:tcBorders>
              <w:top w:val="nil"/>
              <w:left w:val="nil"/>
              <w:bottom w:val="single" w:sz="4" w:space="0" w:color="auto"/>
              <w:right w:val="single" w:sz="4" w:space="0" w:color="auto"/>
            </w:tcBorders>
            <w:shd w:val="clear" w:color="auto" w:fill="auto"/>
            <w:vAlign w:val="center"/>
            <w:tcPrChange w:id="389" w:author="Yvonne Pijnacker Hordijk" w:date="2019-12-13T17:05:00Z">
              <w:tcPr>
                <w:tcW w:w="517" w:type="dxa"/>
                <w:tcBorders>
                  <w:top w:val="nil"/>
                  <w:left w:val="nil"/>
                  <w:bottom w:val="single" w:sz="4" w:space="0" w:color="auto"/>
                  <w:right w:val="single" w:sz="4" w:space="0" w:color="auto"/>
                </w:tcBorders>
                <w:shd w:val="clear" w:color="auto" w:fill="auto"/>
                <w:vAlign w:val="center"/>
              </w:tcPr>
            </w:tcPrChange>
          </w:tcPr>
          <w:p w14:paraId="27713584" w14:textId="77777777" w:rsidR="00554AD8" w:rsidRDefault="00554AD8" w:rsidP="007A13E7">
            <w:pPr>
              <w:rPr>
                <w:color w:val="000000"/>
                <w:sz w:val="18"/>
                <w:szCs w:val="18"/>
              </w:rPr>
            </w:pPr>
            <w:r>
              <w:rPr>
                <w:color w:val="000000"/>
                <w:sz w:val="18"/>
                <w:szCs w:val="18"/>
              </w:rPr>
              <w:t>0..1</w:t>
            </w:r>
          </w:p>
        </w:tc>
        <w:tc>
          <w:tcPr>
            <w:tcW w:w="2850" w:type="dxa"/>
            <w:tcBorders>
              <w:top w:val="nil"/>
              <w:left w:val="nil"/>
              <w:bottom w:val="single" w:sz="4" w:space="0" w:color="auto"/>
              <w:right w:val="single" w:sz="4" w:space="0" w:color="auto"/>
            </w:tcBorders>
            <w:shd w:val="clear" w:color="auto" w:fill="auto"/>
            <w:vAlign w:val="center"/>
            <w:tcPrChange w:id="390" w:author="Yvonne Pijnacker Hordijk" w:date="2019-12-13T17:05:00Z">
              <w:tcPr>
                <w:tcW w:w="2850" w:type="dxa"/>
                <w:tcBorders>
                  <w:top w:val="nil"/>
                  <w:left w:val="nil"/>
                  <w:bottom w:val="single" w:sz="4" w:space="0" w:color="auto"/>
                  <w:right w:val="single" w:sz="4" w:space="0" w:color="auto"/>
                </w:tcBorders>
                <w:shd w:val="clear" w:color="auto" w:fill="auto"/>
                <w:vAlign w:val="center"/>
              </w:tcPr>
            </w:tcPrChange>
          </w:tcPr>
          <w:p w14:paraId="3D1EDA1A" w14:textId="161ADD49" w:rsidR="00554AD8" w:rsidRDefault="007A4CCE" w:rsidP="007A13E7">
            <w:pPr>
              <w:rPr>
                <w:color w:val="000000"/>
                <w:sz w:val="18"/>
                <w:szCs w:val="18"/>
              </w:rPr>
            </w:pPr>
            <w:r>
              <w:rPr>
                <w:color w:val="000000"/>
                <w:sz w:val="18"/>
                <w:szCs w:val="18"/>
              </w:rPr>
              <w:t>Categorie geeft aan hoe de correspondentie geduid moet worden.</w:t>
            </w:r>
          </w:p>
        </w:tc>
        <w:tc>
          <w:tcPr>
            <w:tcW w:w="1215" w:type="dxa"/>
            <w:tcBorders>
              <w:top w:val="nil"/>
              <w:left w:val="nil"/>
              <w:bottom w:val="single" w:sz="4" w:space="0" w:color="auto"/>
              <w:right w:val="single" w:sz="4" w:space="0" w:color="auto"/>
            </w:tcBorders>
            <w:shd w:val="clear" w:color="auto" w:fill="auto"/>
            <w:vAlign w:val="center"/>
            <w:tcPrChange w:id="391" w:author="Yvonne Pijnacker Hordijk" w:date="2019-12-13T17:05:00Z">
              <w:tcPr>
                <w:tcW w:w="1215" w:type="dxa"/>
                <w:tcBorders>
                  <w:top w:val="nil"/>
                  <w:left w:val="nil"/>
                  <w:bottom w:val="single" w:sz="4" w:space="0" w:color="auto"/>
                  <w:right w:val="single" w:sz="4" w:space="0" w:color="auto"/>
                </w:tcBorders>
                <w:shd w:val="clear" w:color="auto" w:fill="auto"/>
                <w:vAlign w:val="center"/>
              </w:tcPr>
            </w:tcPrChange>
          </w:tcPr>
          <w:p w14:paraId="63A1E66B" w14:textId="37B0D652" w:rsidR="00554AD8" w:rsidRPr="00057F32" w:rsidRDefault="007A4CCE" w:rsidP="007A13E7">
            <w:pPr>
              <w:rPr>
                <w:color w:val="000000"/>
                <w:sz w:val="18"/>
                <w:szCs w:val="18"/>
              </w:rPr>
            </w:pPr>
            <w:r>
              <w:rPr>
                <w:color w:val="000000"/>
                <w:sz w:val="18"/>
                <w:szCs w:val="18"/>
              </w:rPr>
              <w:t>NHG- Tabel 69</w:t>
            </w:r>
          </w:p>
        </w:tc>
        <w:tc>
          <w:tcPr>
            <w:tcW w:w="1986" w:type="dxa"/>
            <w:tcBorders>
              <w:top w:val="nil"/>
              <w:left w:val="nil"/>
              <w:bottom w:val="single" w:sz="4" w:space="0" w:color="auto"/>
              <w:right w:val="single" w:sz="4" w:space="0" w:color="auto"/>
            </w:tcBorders>
            <w:shd w:val="clear" w:color="auto" w:fill="auto"/>
            <w:vAlign w:val="center"/>
            <w:tcPrChange w:id="392" w:author="Yvonne Pijnacker Hordijk" w:date="2019-12-13T17:05:00Z">
              <w:tcPr>
                <w:tcW w:w="2694" w:type="dxa"/>
                <w:tcBorders>
                  <w:top w:val="nil"/>
                  <w:left w:val="nil"/>
                  <w:bottom w:val="single" w:sz="4" w:space="0" w:color="auto"/>
                  <w:right w:val="single" w:sz="4" w:space="0" w:color="auto"/>
                </w:tcBorders>
                <w:shd w:val="clear" w:color="auto" w:fill="auto"/>
                <w:vAlign w:val="center"/>
              </w:tcPr>
            </w:tcPrChange>
          </w:tcPr>
          <w:p w14:paraId="30097831" w14:textId="77777777" w:rsidR="000B3C61" w:rsidRDefault="000B3C61" w:rsidP="000D1E64">
            <w:pPr>
              <w:rPr>
                <w:ins w:id="393" w:author="Richard Westerhof" w:date="2019-12-09T16:53:00Z"/>
                <w:color w:val="000000"/>
                <w:sz w:val="18"/>
                <w:szCs w:val="18"/>
              </w:rPr>
            </w:pPr>
            <w:ins w:id="394" w:author="Richard Westerhof" w:date="2019-12-09T16:53:00Z">
              <w:r>
                <w:rPr>
                  <w:color w:val="000000"/>
                  <w:sz w:val="18"/>
                  <w:szCs w:val="18"/>
                </w:rPr>
                <w:t xml:space="preserve">Bijvoorbeeld: </w:t>
              </w:r>
            </w:ins>
          </w:p>
          <w:p w14:paraId="5878DA82" w14:textId="59E7E357" w:rsidR="000D1E64" w:rsidRPr="000D1E64" w:rsidRDefault="000D1E64" w:rsidP="000D1E64">
            <w:pPr>
              <w:rPr>
                <w:color w:val="000000"/>
                <w:sz w:val="18"/>
                <w:szCs w:val="18"/>
              </w:rPr>
            </w:pPr>
            <w:r w:rsidRPr="000D1E64">
              <w:rPr>
                <w:color w:val="000000"/>
                <w:sz w:val="18"/>
                <w:szCs w:val="18"/>
              </w:rPr>
              <w:t>- update</w:t>
            </w:r>
          </w:p>
          <w:p w14:paraId="2F638F02" w14:textId="77777777" w:rsidR="000D1E64" w:rsidRPr="000D1E64" w:rsidRDefault="000D1E64" w:rsidP="000D1E64">
            <w:pPr>
              <w:rPr>
                <w:color w:val="000000"/>
                <w:sz w:val="18"/>
                <w:szCs w:val="18"/>
              </w:rPr>
            </w:pPr>
            <w:r w:rsidRPr="000D1E64">
              <w:rPr>
                <w:color w:val="000000"/>
                <w:sz w:val="18"/>
                <w:szCs w:val="18"/>
              </w:rPr>
              <w:t>- verwijzing</w:t>
            </w:r>
          </w:p>
          <w:p w14:paraId="19721B24" w14:textId="77777777" w:rsidR="000D1E64" w:rsidRPr="000D1E64" w:rsidRDefault="000D1E64" w:rsidP="000D1E64">
            <w:pPr>
              <w:rPr>
                <w:color w:val="000000"/>
                <w:sz w:val="18"/>
                <w:szCs w:val="18"/>
              </w:rPr>
            </w:pPr>
            <w:r w:rsidRPr="000D1E64">
              <w:rPr>
                <w:color w:val="000000"/>
                <w:sz w:val="18"/>
                <w:szCs w:val="18"/>
              </w:rPr>
              <w:t>- ontslagbrief</w:t>
            </w:r>
          </w:p>
          <w:p w14:paraId="4987FEA2" w14:textId="62717014" w:rsidR="000D1E64" w:rsidRPr="000D1E64" w:rsidRDefault="000D1E64" w:rsidP="000D1E64">
            <w:pPr>
              <w:rPr>
                <w:color w:val="000000"/>
                <w:sz w:val="18"/>
                <w:szCs w:val="18"/>
              </w:rPr>
            </w:pPr>
            <w:r>
              <w:rPr>
                <w:color w:val="000000"/>
                <w:sz w:val="18"/>
                <w:szCs w:val="18"/>
              </w:rPr>
              <w:t xml:space="preserve">- </w:t>
            </w:r>
            <w:r w:rsidRPr="000D1E64">
              <w:rPr>
                <w:color w:val="000000"/>
                <w:sz w:val="18"/>
                <w:szCs w:val="18"/>
              </w:rPr>
              <w:t>Wilsverklaring</w:t>
            </w:r>
            <w:r>
              <w:rPr>
                <w:color w:val="000000"/>
                <w:sz w:val="18"/>
                <w:szCs w:val="18"/>
              </w:rPr>
              <w:t xml:space="preserve">: </w:t>
            </w:r>
            <w:r w:rsidRPr="000D1E64">
              <w:rPr>
                <w:color w:val="000000"/>
                <w:sz w:val="18"/>
                <w:szCs w:val="18"/>
              </w:rPr>
              <w:t>behandelverbod</w:t>
            </w:r>
          </w:p>
          <w:p w14:paraId="01405C6E" w14:textId="1E02B120" w:rsidR="000D1E64" w:rsidRPr="000D1E64" w:rsidRDefault="000D1E64" w:rsidP="000D1E64">
            <w:pPr>
              <w:rPr>
                <w:color w:val="000000"/>
                <w:sz w:val="18"/>
                <w:szCs w:val="18"/>
              </w:rPr>
            </w:pPr>
            <w:r>
              <w:rPr>
                <w:color w:val="000000"/>
                <w:sz w:val="18"/>
                <w:szCs w:val="18"/>
              </w:rPr>
              <w:t xml:space="preserve">- </w:t>
            </w:r>
            <w:r w:rsidRPr="000D1E64">
              <w:rPr>
                <w:color w:val="000000"/>
                <w:sz w:val="18"/>
                <w:szCs w:val="18"/>
              </w:rPr>
              <w:t>Wilsverklaring</w:t>
            </w:r>
            <w:r>
              <w:rPr>
                <w:color w:val="000000"/>
                <w:sz w:val="18"/>
                <w:szCs w:val="18"/>
              </w:rPr>
              <w:t xml:space="preserve">: </w:t>
            </w:r>
            <w:r w:rsidRPr="000D1E64">
              <w:rPr>
                <w:color w:val="000000"/>
                <w:sz w:val="18"/>
                <w:szCs w:val="18"/>
              </w:rPr>
              <w:t>euth</w:t>
            </w:r>
            <w:ins w:id="395" w:author="Yvonne Pijnacker Hordijk" w:date="2019-12-05T09:15:00Z">
              <w:r w:rsidR="0011315E">
                <w:rPr>
                  <w:color w:val="000000"/>
                  <w:sz w:val="18"/>
                  <w:szCs w:val="18"/>
                </w:rPr>
                <w:t>a</w:t>
              </w:r>
            </w:ins>
            <w:r w:rsidRPr="000D1E64">
              <w:rPr>
                <w:color w:val="000000"/>
                <w:sz w:val="18"/>
                <w:szCs w:val="18"/>
              </w:rPr>
              <w:t>nasieverklaring</w:t>
            </w:r>
          </w:p>
          <w:p w14:paraId="551181F1" w14:textId="77777777" w:rsidR="00554AD8" w:rsidRPr="004366C7" w:rsidRDefault="00554AD8" w:rsidP="007A13E7">
            <w:pPr>
              <w:rPr>
                <w:rFonts w:cstheme="minorHAnsi"/>
                <w:color w:val="000000"/>
                <w:sz w:val="18"/>
                <w:szCs w:val="18"/>
              </w:rPr>
            </w:pPr>
          </w:p>
        </w:tc>
        <w:tc>
          <w:tcPr>
            <w:tcW w:w="1559" w:type="dxa"/>
            <w:tcBorders>
              <w:top w:val="nil"/>
              <w:left w:val="nil"/>
              <w:bottom w:val="single" w:sz="4" w:space="0" w:color="auto"/>
              <w:right w:val="single" w:sz="4" w:space="0" w:color="auto"/>
            </w:tcBorders>
            <w:shd w:val="clear" w:color="auto" w:fill="auto"/>
            <w:vAlign w:val="center"/>
            <w:tcPrChange w:id="396" w:author="Yvonne Pijnacker Hordijk" w:date="2019-12-13T17:05:00Z">
              <w:tcPr>
                <w:tcW w:w="851" w:type="dxa"/>
                <w:tcBorders>
                  <w:top w:val="nil"/>
                  <w:left w:val="nil"/>
                  <w:bottom w:val="single" w:sz="4" w:space="0" w:color="auto"/>
                  <w:right w:val="single" w:sz="4" w:space="0" w:color="auto"/>
                </w:tcBorders>
                <w:shd w:val="clear" w:color="auto" w:fill="auto"/>
                <w:vAlign w:val="center"/>
              </w:tcPr>
            </w:tcPrChange>
          </w:tcPr>
          <w:p w14:paraId="1BB2EA0C" w14:textId="77777777" w:rsidR="00554AD8" w:rsidRPr="00057F32" w:rsidRDefault="00554AD8" w:rsidP="007A13E7">
            <w:pPr>
              <w:rPr>
                <w:color w:val="000000"/>
                <w:sz w:val="18"/>
                <w:szCs w:val="18"/>
              </w:rPr>
            </w:pPr>
          </w:p>
        </w:tc>
      </w:tr>
      <w:tr w:rsidR="00FD168D" w:rsidRPr="00C503F2" w14:paraId="3B9B082C" w14:textId="77777777" w:rsidTr="2B43351A">
        <w:trPr>
          <w:trHeight w:val="300"/>
          <w:trPrChange w:id="397"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398"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C8E879D" w14:textId="52C60466" w:rsidR="00D33182" w:rsidRPr="007B4206" w:rsidRDefault="00554AD8" w:rsidP="007A13E7">
            <w:pPr>
              <w:rPr>
                <w:color w:val="000000"/>
                <w:sz w:val="18"/>
                <w:szCs w:val="18"/>
              </w:rPr>
            </w:pPr>
            <w:r>
              <w:rPr>
                <w:color w:val="000000"/>
                <w:sz w:val="18"/>
                <w:szCs w:val="18"/>
              </w:rPr>
              <w:t>Container</w:t>
            </w:r>
          </w:p>
        </w:tc>
        <w:tc>
          <w:tcPr>
            <w:tcW w:w="363" w:type="dxa"/>
            <w:tcBorders>
              <w:top w:val="single" w:sz="4" w:space="0" w:color="auto"/>
              <w:left w:val="nil"/>
              <w:bottom w:val="single" w:sz="4" w:space="0" w:color="auto"/>
              <w:right w:val="single" w:sz="4" w:space="0" w:color="auto"/>
            </w:tcBorders>
            <w:shd w:val="clear" w:color="auto" w:fill="auto"/>
            <w:vAlign w:val="center"/>
            <w:tcPrChange w:id="399"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32F57850" w14:textId="77777777" w:rsidR="00D33182" w:rsidRPr="007B4206" w:rsidRDefault="00D33182" w:rsidP="007A13E7">
            <w:pPr>
              <w:rPr>
                <w:color w:val="000000"/>
                <w:sz w:val="18"/>
                <w:szCs w:val="18"/>
              </w:rPr>
            </w:pPr>
            <w:r w:rsidRPr="00057F32">
              <w:rPr>
                <w:color w:val="000000"/>
                <w:sz w:val="18"/>
                <w:szCs w:val="18"/>
              </w:rPr>
              <w:t> </w:t>
            </w:r>
          </w:p>
        </w:tc>
        <w:tc>
          <w:tcPr>
            <w:tcW w:w="1947" w:type="dxa"/>
            <w:tcBorders>
              <w:top w:val="single" w:sz="4" w:space="0" w:color="auto"/>
              <w:left w:val="nil"/>
              <w:bottom w:val="single" w:sz="4" w:space="0" w:color="auto"/>
              <w:right w:val="single" w:sz="4" w:space="0" w:color="auto"/>
            </w:tcBorders>
            <w:shd w:val="clear" w:color="auto" w:fill="auto"/>
            <w:vAlign w:val="center"/>
            <w:tcPrChange w:id="400"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0E156CA8" w14:textId="1A2B8F88" w:rsidR="00D33182" w:rsidRPr="005878AC" w:rsidRDefault="00554AD8" w:rsidP="007A13E7">
            <w:pPr>
              <w:rPr>
                <w:color w:val="000000"/>
                <w:sz w:val="18"/>
                <w:szCs w:val="18"/>
              </w:rPr>
            </w:pPr>
            <w:r w:rsidRPr="005878AC">
              <w:rPr>
                <w:color w:val="000000"/>
                <w:sz w:val="18"/>
                <w:szCs w:val="18"/>
              </w:rPr>
              <w:t>Afzender</w:t>
            </w:r>
          </w:p>
        </w:tc>
        <w:tc>
          <w:tcPr>
            <w:tcW w:w="517" w:type="dxa"/>
            <w:tcBorders>
              <w:top w:val="single" w:sz="4" w:space="0" w:color="auto"/>
              <w:left w:val="nil"/>
              <w:bottom w:val="single" w:sz="4" w:space="0" w:color="auto"/>
              <w:right w:val="single" w:sz="4" w:space="0" w:color="auto"/>
            </w:tcBorders>
            <w:shd w:val="clear" w:color="auto" w:fill="auto"/>
            <w:vAlign w:val="center"/>
            <w:tcPrChange w:id="401"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66F62978" w14:textId="77777777" w:rsidR="00D33182" w:rsidRPr="007B4206" w:rsidRDefault="00D33182" w:rsidP="007A13E7">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402"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0CA1C287" w14:textId="5C7FBF39" w:rsidR="00D33182" w:rsidRPr="00554AD8" w:rsidRDefault="00554AD8" w:rsidP="007A13E7">
            <w:r w:rsidRPr="00554AD8">
              <w:rPr>
                <w:color w:val="000000"/>
                <w:sz w:val="18"/>
                <w:szCs w:val="18"/>
              </w:rPr>
              <w:t xml:space="preserve">De container van het concept </w:t>
            </w:r>
            <w:r>
              <w:rPr>
                <w:color w:val="000000"/>
                <w:sz w:val="18"/>
                <w:szCs w:val="18"/>
              </w:rPr>
              <w:t>Afzender</w:t>
            </w:r>
            <w:r w:rsidRPr="00554AD8">
              <w:rPr>
                <w:color w:val="000000"/>
                <w:sz w:val="18"/>
                <w:szCs w:val="18"/>
              </w:rPr>
              <w:t xml:space="preserve">. Deze container bevat alle gegevenselementen van </w:t>
            </w:r>
            <w:r>
              <w:rPr>
                <w:color w:val="000000"/>
                <w:sz w:val="18"/>
                <w:szCs w:val="18"/>
              </w:rPr>
              <w:t>het</w:t>
            </w:r>
            <w:r w:rsidRPr="00554AD8">
              <w:rPr>
                <w:color w:val="000000"/>
                <w:sz w:val="18"/>
                <w:szCs w:val="18"/>
              </w:rPr>
              <w:t xml:space="preserve"> concept </w:t>
            </w:r>
            <w:r>
              <w:rPr>
                <w:color w:val="000000"/>
                <w:sz w:val="18"/>
                <w:szCs w:val="18"/>
              </w:rPr>
              <w:t>Afzender</w:t>
            </w:r>
            <w:r w:rsidRPr="00554AD8">
              <w:rPr>
                <w:color w:val="000000"/>
                <w:sz w:val="18"/>
                <w:szCs w:val="18"/>
              </w:rPr>
              <w:t xml:space="preserve">. Het concept beschrijft de </w:t>
            </w:r>
            <w:r>
              <w:rPr>
                <w:color w:val="000000"/>
                <w:sz w:val="18"/>
                <w:szCs w:val="18"/>
              </w:rPr>
              <w:t xml:space="preserve">persoon of organisatie </w:t>
            </w:r>
            <w:r w:rsidR="00D33182" w:rsidRPr="00CB61D2">
              <w:rPr>
                <w:color w:val="000000"/>
                <w:sz w:val="18"/>
                <w:szCs w:val="18"/>
              </w:rPr>
              <w:t xml:space="preserve">die de </w:t>
            </w:r>
            <w:r w:rsidR="00B74650">
              <w:rPr>
                <w:color w:val="000000"/>
                <w:sz w:val="18"/>
                <w:szCs w:val="18"/>
              </w:rPr>
              <w:t xml:space="preserve">uitgaande </w:t>
            </w:r>
            <w:del w:id="403" w:author="Yvonne Pijnacker Hordijk" w:date="2019-12-05T14:31:00Z">
              <w:r w:rsidR="00D33182" w:rsidRPr="00CB61D2" w:rsidDel="004574E3">
                <w:rPr>
                  <w:color w:val="000000"/>
                  <w:sz w:val="18"/>
                  <w:szCs w:val="18"/>
                </w:rPr>
                <w:delText xml:space="preserve">correspondentie </w:delText>
              </w:r>
            </w:del>
            <w:ins w:id="404" w:author="Yvonne Pijnacker Hordijk" w:date="2019-12-05T14:31:00Z">
              <w:r w:rsidR="004574E3">
                <w:rPr>
                  <w:color w:val="000000"/>
                  <w:sz w:val="18"/>
                  <w:szCs w:val="18"/>
                </w:rPr>
                <w:t>brief</w:t>
              </w:r>
              <w:r w:rsidR="004574E3" w:rsidRPr="00CB61D2">
                <w:rPr>
                  <w:color w:val="000000"/>
                  <w:sz w:val="18"/>
                  <w:szCs w:val="18"/>
                </w:rPr>
                <w:t xml:space="preserve"> </w:t>
              </w:r>
            </w:ins>
            <w:r w:rsidR="00D33182" w:rsidRPr="00CB61D2">
              <w:rPr>
                <w:color w:val="000000"/>
                <w:sz w:val="18"/>
                <w:szCs w:val="18"/>
              </w:rPr>
              <w:t>opstelt en verstuurt.</w:t>
            </w:r>
          </w:p>
        </w:tc>
        <w:tc>
          <w:tcPr>
            <w:tcW w:w="1215" w:type="dxa"/>
            <w:tcBorders>
              <w:top w:val="single" w:sz="4" w:space="0" w:color="auto"/>
              <w:left w:val="nil"/>
              <w:bottom w:val="single" w:sz="4" w:space="0" w:color="auto"/>
              <w:right w:val="single" w:sz="4" w:space="0" w:color="auto"/>
            </w:tcBorders>
            <w:shd w:val="clear" w:color="auto" w:fill="auto"/>
            <w:vAlign w:val="center"/>
            <w:tcPrChange w:id="405"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34B07808" w14:textId="77777777" w:rsidR="00D33182" w:rsidRPr="004366C7" w:rsidRDefault="00D33182" w:rsidP="007A13E7">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406"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70F98D37" w14:textId="5AE98816" w:rsidR="00D33182" w:rsidRPr="007B4206" w:rsidRDefault="00D33182" w:rsidP="007A13E7">
            <w:pPr>
              <w:rPr>
                <w:color w:val="000000"/>
                <w:sz w:val="18"/>
                <w:szCs w:val="18"/>
              </w:rPr>
            </w:pPr>
          </w:p>
        </w:tc>
        <w:tc>
          <w:tcPr>
            <w:tcW w:w="1559" w:type="dxa"/>
            <w:tcBorders>
              <w:top w:val="single" w:sz="4" w:space="0" w:color="auto"/>
              <w:left w:val="nil"/>
              <w:bottom w:val="single" w:sz="4" w:space="0" w:color="auto"/>
              <w:right w:val="single" w:sz="4" w:space="0" w:color="auto"/>
            </w:tcBorders>
            <w:shd w:val="clear" w:color="auto" w:fill="auto"/>
            <w:vAlign w:val="center"/>
            <w:tcPrChange w:id="407"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30AB6DAB" w14:textId="77777777" w:rsidR="00D33182" w:rsidRPr="004366C7" w:rsidRDefault="00D33182" w:rsidP="007A13E7">
            <w:pPr>
              <w:rPr>
                <w:rFonts w:cstheme="minorHAnsi"/>
                <w:color w:val="000000"/>
                <w:sz w:val="18"/>
                <w:szCs w:val="18"/>
              </w:rPr>
            </w:pPr>
          </w:p>
        </w:tc>
      </w:tr>
      <w:tr w:rsidR="00FD168D" w:rsidRPr="00C503F2" w14:paraId="562D32BE" w14:textId="77777777" w:rsidTr="2B43351A">
        <w:trPr>
          <w:trHeight w:val="694"/>
          <w:trPrChange w:id="408" w:author="Yvonne Pijnacker Hordijk" w:date="2019-12-13T17:05:00Z">
            <w:trPr>
              <w:trHeight w:val="694"/>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409"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49132E4" w14:textId="0C3249CD" w:rsidR="007A4CCE" w:rsidRDefault="007A4CCE" w:rsidP="007A13E7">
            <w:pPr>
              <w:rPr>
                <w:color w:val="000000"/>
                <w:sz w:val="18"/>
                <w:szCs w:val="18"/>
              </w:rPr>
            </w:pPr>
            <w:r>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410"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415A3244" w14:textId="77777777" w:rsidR="007A4CCE" w:rsidRPr="00057F32" w:rsidRDefault="007A4CCE" w:rsidP="007A13E7">
            <w:pPr>
              <w:rPr>
                <w:color w:val="000000"/>
                <w:sz w:val="18"/>
                <w:szCs w:val="18"/>
              </w:rPr>
            </w:pPr>
          </w:p>
        </w:tc>
        <w:tc>
          <w:tcPr>
            <w:tcW w:w="1947" w:type="dxa"/>
            <w:tcBorders>
              <w:top w:val="single" w:sz="4" w:space="0" w:color="auto"/>
              <w:left w:val="nil"/>
              <w:bottom w:val="single" w:sz="4" w:space="0" w:color="auto"/>
              <w:right w:val="single" w:sz="4" w:space="0" w:color="auto"/>
            </w:tcBorders>
            <w:shd w:val="clear" w:color="auto" w:fill="auto"/>
            <w:vAlign w:val="center"/>
            <w:tcPrChange w:id="411"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3C472196" w14:textId="7A74BEC2" w:rsidR="007A4CCE" w:rsidRPr="005878AC" w:rsidRDefault="008A6B57" w:rsidP="007A13E7">
            <w:pPr>
              <w:rPr>
                <w:color w:val="000000"/>
                <w:sz w:val="18"/>
                <w:szCs w:val="18"/>
              </w:rPr>
            </w:pPr>
            <w:r w:rsidRPr="005878AC">
              <w:rPr>
                <w:color w:val="000000"/>
                <w:sz w:val="18"/>
                <w:szCs w:val="18"/>
              </w:rPr>
              <w:t>Patiënt</w:t>
            </w:r>
          </w:p>
        </w:tc>
        <w:tc>
          <w:tcPr>
            <w:tcW w:w="517" w:type="dxa"/>
            <w:tcBorders>
              <w:top w:val="single" w:sz="4" w:space="0" w:color="auto"/>
              <w:left w:val="nil"/>
              <w:bottom w:val="single" w:sz="4" w:space="0" w:color="auto"/>
              <w:right w:val="single" w:sz="4" w:space="0" w:color="auto"/>
            </w:tcBorders>
            <w:shd w:val="clear" w:color="auto" w:fill="auto"/>
            <w:vAlign w:val="center"/>
            <w:tcPrChange w:id="412"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0FE04AE4" w14:textId="7E32927E" w:rsidR="007A4CCE" w:rsidRDefault="00A73CCD" w:rsidP="007A13E7">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413"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2AA5C6AD" w14:textId="14393721" w:rsidR="007A4CCE" w:rsidRPr="00554AD8" w:rsidRDefault="007A4CCE" w:rsidP="007A13E7">
            <w:pPr>
              <w:rPr>
                <w:color w:val="000000"/>
                <w:sz w:val="18"/>
                <w:szCs w:val="18"/>
              </w:rPr>
            </w:pPr>
            <w:r w:rsidRPr="007A13E7">
              <w:rPr>
                <w:color w:val="000000"/>
                <w:sz w:val="18"/>
                <w:szCs w:val="18"/>
              </w:rPr>
              <w:t xml:space="preserve">Wanneer de patiënt zelf de </w:t>
            </w:r>
            <w:del w:id="414" w:author="Yvonne Pijnacker Hordijk" w:date="2019-12-05T14:31:00Z">
              <w:r w:rsidRPr="007A13E7" w:rsidDel="004574E3">
                <w:rPr>
                  <w:color w:val="000000"/>
                  <w:sz w:val="18"/>
                  <w:szCs w:val="18"/>
                </w:rPr>
                <w:delText>corre</w:delText>
              </w:r>
              <w:r w:rsidR="007A13E7" w:rsidRPr="007A13E7" w:rsidDel="004574E3">
                <w:rPr>
                  <w:color w:val="000000"/>
                  <w:sz w:val="18"/>
                  <w:szCs w:val="18"/>
                </w:rPr>
                <w:delText>spondentie</w:delText>
              </w:r>
              <w:r w:rsidRPr="007A13E7" w:rsidDel="004574E3">
                <w:rPr>
                  <w:color w:val="000000"/>
                  <w:sz w:val="18"/>
                  <w:szCs w:val="18"/>
                </w:rPr>
                <w:delText xml:space="preserve"> </w:delText>
              </w:r>
            </w:del>
            <w:ins w:id="415" w:author="Yvonne Pijnacker Hordijk" w:date="2019-12-05T14:31:00Z">
              <w:r w:rsidR="004574E3">
                <w:rPr>
                  <w:color w:val="000000"/>
                  <w:sz w:val="18"/>
                  <w:szCs w:val="18"/>
                </w:rPr>
                <w:t>brief</w:t>
              </w:r>
              <w:r w:rsidR="004574E3" w:rsidRPr="007A13E7">
                <w:rPr>
                  <w:color w:val="000000"/>
                  <w:sz w:val="18"/>
                  <w:szCs w:val="18"/>
                </w:rPr>
                <w:t xml:space="preserve"> </w:t>
              </w:r>
            </w:ins>
            <w:r w:rsidR="007A13E7" w:rsidRPr="007A13E7">
              <w:rPr>
                <w:color w:val="000000"/>
                <w:sz w:val="18"/>
                <w:szCs w:val="18"/>
              </w:rPr>
              <w:t xml:space="preserve">heeft verstuurd </w:t>
            </w:r>
            <w:r w:rsidRPr="007A13E7">
              <w:rPr>
                <w:color w:val="000000"/>
                <w:sz w:val="18"/>
                <w:szCs w:val="18"/>
              </w:rPr>
              <w:t xml:space="preserve">wordt dat hier aangegeven. Wanneer </w:t>
            </w:r>
            <w:r w:rsidR="007A13E7" w:rsidRPr="007A13E7">
              <w:rPr>
                <w:color w:val="000000"/>
                <w:sz w:val="18"/>
                <w:szCs w:val="18"/>
              </w:rPr>
              <w:t xml:space="preserve">het versturen </w:t>
            </w:r>
            <w:r w:rsidRPr="007A13E7">
              <w:rPr>
                <w:color w:val="000000"/>
                <w:sz w:val="18"/>
                <w:szCs w:val="18"/>
              </w:rPr>
              <w:t xml:space="preserve">is gedaan door een </w:t>
            </w:r>
            <w:ins w:id="416" w:author="Yvonne Pijnacker Hordijk" w:date="2019-12-13T09:08:00Z">
              <w:r w:rsidR="1A41FDBD" w:rsidRPr="007A13E7">
                <w:rPr>
                  <w:color w:val="000000"/>
                  <w:sz w:val="18"/>
                  <w:szCs w:val="18"/>
                </w:rPr>
                <w:t xml:space="preserve">Contactpersoon </w:t>
              </w:r>
            </w:ins>
            <w:del w:id="417" w:author="Yvonne Pijnacker Hordijk" w:date="2019-12-13T09:08:00Z">
              <w:r w:rsidR="007A13E7" w:rsidRPr="007A13E7" w:rsidDel="1A41FDBD">
                <w:rPr>
                  <w:color w:val="000000"/>
                  <w:sz w:val="18"/>
                  <w:szCs w:val="18"/>
                </w:rPr>
                <w:delText>betrokkene</w:delText>
              </w:r>
              <w:r w:rsidRPr="007A13E7" w:rsidDel="1A41FDBD">
                <w:rPr>
                  <w:color w:val="000000"/>
                  <w:sz w:val="18"/>
                  <w:szCs w:val="18"/>
                </w:rPr>
                <w:delText xml:space="preserve"> </w:delText>
              </w:r>
            </w:del>
            <w:r w:rsidRPr="007A13E7">
              <w:rPr>
                <w:color w:val="000000"/>
                <w:sz w:val="18"/>
                <w:szCs w:val="18"/>
              </w:rPr>
              <w:t xml:space="preserve">of </w:t>
            </w:r>
            <w:r w:rsidR="007A13E7" w:rsidRPr="007A13E7">
              <w:rPr>
                <w:color w:val="000000"/>
                <w:sz w:val="18"/>
                <w:szCs w:val="18"/>
              </w:rPr>
              <w:t>zorgverlener/organisatie</w:t>
            </w:r>
            <w:r w:rsidR="007A13E7">
              <w:rPr>
                <w:color w:val="000000"/>
                <w:sz w:val="18"/>
                <w:szCs w:val="18"/>
              </w:rPr>
              <w:t>,</w:t>
            </w:r>
            <w:r w:rsidRPr="007A13E7">
              <w:rPr>
                <w:color w:val="000000"/>
                <w:sz w:val="18"/>
                <w:szCs w:val="18"/>
              </w:rPr>
              <w:t xml:space="preserve"> wordt </w:t>
            </w:r>
            <w:r w:rsidR="007A13E7">
              <w:rPr>
                <w:color w:val="000000"/>
                <w:sz w:val="18"/>
                <w:szCs w:val="18"/>
              </w:rPr>
              <w:t xml:space="preserve">dit </w:t>
            </w:r>
            <w:r w:rsidRPr="007A13E7">
              <w:rPr>
                <w:color w:val="000000"/>
                <w:sz w:val="18"/>
                <w:szCs w:val="18"/>
              </w:rPr>
              <w:t xml:space="preserve">respectievelijk vermeld in </w:t>
            </w:r>
            <w:r w:rsidR="007A13E7" w:rsidRPr="007A13E7">
              <w:rPr>
                <w:color w:val="000000"/>
                <w:sz w:val="18"/>
                <w:szCs w:val="18"/>
              </w:rPr>
              <w:t>de</w:t>
            </w:r>
            <w:r w:rsidRPr="007A13E7">
              <w:rPr>
                <w:color w:val="000000"/>
                <w:sz w:val="18"/>
                <w:szCs w:val="18"/>
              </w:rPr>
              <w:t xml:space="preserve"> element</w:t>
            </w:r>
            <w:r w:rsidR="007A13E7" w:rsidRPr="007A13E7">
              <w:rPr>
                <w:color w:val="000000"/>
                <w:sz w:val="18"/>
                <w:szCs w:val="18"/>
              </w:rPr>
              <w:t>en</w:t>
            </w:r>
            <w:r w:rsidRPr="007A13E7">
              <w:rPr>
                <w:color w:val="000000"/>
                <w:sz w:val="18"/>
                <w:szCs w:val="18"/>
              </w:rPr>
              <w:t xml:space="preserve"> </w:t>
            </w:r>
            <w:ins w:id="418" w:author="Yvonne Pijnacker Hordijk" w:date="2019-12-13T09:08:00Z">
              <w:r w:rsidR="007A13E7" w:rsidRPr="007A13E7">
                <w:rPr>
                  <w:color w:val="000000"/>
                  <w:sz w:val="18"/>
                  <w:szCs w:val="18"/>
                </w:rPr>
                <w:t>“</w:t>
              </w:r>
              <w:r w:rsidR="49F4315A" w:rsidRPr="007A13E7">
                <w:rPr>
                  <w:color w:val="000000"/>
                  <w:sz w:val="18"/>
                  <w:szCs w:val="18"/>
                </w:rPr>
                <w:t>Contactpersoon</w:t>
              </w:r>
              <w:r w:rsidR="007A13E7" w:rsidRPr="007A13E7">
                <w:rPr>
                  <w:color w:val="000000"/>
                  <w:sz w:val="18"/>
                  <w:szCs w:val="18"/>
                </w:rPr>
                <w:t>”, “Zorgverlener</w:t>
              </w:r>
            </w:ins>
            <w:r w:rsidR="00FF1772">
              <w:rPr>
                <w:color w:val="000000"/>
                <w:sz w:val="18"/>
                <w:szCs w:val="18"/>
              </w:rPr>
              <w:t>”</w:t>
            </w:r>
            <w:r w:rsidR="007A13E7" w:rsidRPr="007A13E7">
              <w:rPr>
                <w:color w:val="000000"/>
                <w:sz w:val="18"/>
                <w:szCs w:val="18"/>
              </w:rPr>
              <w:t xml:space="preserve"> of </w:t>
            </w:r>
            <w:r w:rsidRPr="007A13E7">
              <w:rPr>
                <w:color w:val="000000"/>
                <w:sz w:val="18"/>
                <w:szCs w:val="18"/>
              </w:rPr>
              <w:t xml:space="preserve">in het element </w:t>
            </w:r>
            <w:r w:rsidR="00FF1772">
              <w:rPr>
                <w:color w:val="000000"/>
                <w:sz w:val="18"/>
                <w:szCs w:val="18"/>
              </w:rPr>
              <w:t>“</w:t>
            </w:r>
            <w:r w:rsidR="007A13E7" w:rsidRPr="007A13E7">
              <w:rPr>
                <w:color w:val="000000"/>
                <w:sz w:val="18"/>
                <w:szCs w:val="18"/>
              </w:rPr>
              <w:t>Zorg</w:t>
            </w:r>
            <w:r w:rsidR="007A13E7">
              <w:rPr>
                <w:color w:val="000000"/>
                <w:sz w:val="18"/>
                <w:szCs w:val="18"/>
              </w:rPr>
              <w:t>aanbieder</w:t>
            </w:r>
            <w:r w:rsidR="00FF1772">
              <w:rPr>
                <w:color w:val="000000"/>
                <w:sz w:val="18"/>
                <w:szCs w:val="18"/>
              </w:rPr>
              <w:t>”</w:t>
            </w:r>
            <w:r w:rsidRPr="007A13E7">
              <w:rPr>
                <w:color w:val="000000"/>
                <w:sz w:val="18"/>
                <w:szCs w:val="18"/>
              </w:rPr>
              <w:t>.</w:t>
            </w:r>
          </w:p>
        </w:tc>
        <w:tc>
          <w:tcPr>
            <w:tcW w:w="1215" w:type="dxa"/>
            <w:tcBorders>
              <w:top w:val="single" w:sz="4" w:space="0" w:color="auto"/>
              <w:left w:val="nil"/>
              <w:bottom w:val="single" w:sz="4" w:space="0" w:color="auto"/>
              <w:right w:val="single" w:sz="4" w:space="0" w:color="auto"/>
            </w:tcBorders>
            <w:shd w:val="clear" w:color="auto" w:fill="auto"/>
            <w:vAlign w:val="center"/>
            <w:tcPrChange w:id="419"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34C39704" w14:textId="77777777" w:rsidR="007A4CCE" w:rsidRPr="004366C7" w:rsidRDefault="007A4CCE" w:rsidP="007A13E7">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420"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4E8548D2" w14:textId="6BC713F5" w:rsidR="007A4CCE" w:rsidRPr="00057F32" w:rsidRDefault="008A6B57" w:rsidP="007A13E7">
            <w:pPr>
              <w:rPr>
                <w:color w:val="000000"/>
                <w:sz w:val="18"/>
                <w:szCs w:val="18"/>
              </w:rPr>
            </w:pPr>
            <w:r>
              <w:rPr>
                <w:color w:val="000000"/>
                <w:sz w:val="18"/>
                <w:szCs w:val="18"/>
              </w:rPr>
              <w:t>Patiënt</w:t>
            </w:r>
          </w:p>
        </w:tc>
        <w:tc>
          <w:tcPr>
            <w:tcW w:w="1559" w:type="dxa"/>
            <w:tcBorders>
              <w:top w:val="single" w:sz="4" w:space="0" w:color="auto"/>
              <w:left w:val="nil"/>
              <w:bottom w:val="single" w:sz="4" w:space="0" w:color="auto"/>
              <w:right w:val="single" w:sz="4" w:space="0" w:color="auto"/>
            </w:tcBorders>
            <w:shd w:val="clear" w:color="auto" w:fill="auto"/>
            <w:vAlign w:val="center"/>
            <w:tcPrChange w:id="421"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6A478E5B" w14:textId="77777777" w:rsidR="007A4CCE" w:rsidRPr="004366C7" w:rsidRDefault="007A4CCE" w:rsidP="007A13E7">
            <w:pPr>
              <w:rPr>
                <w:rFonts w:cstheme="minorHAnsi"/>
                <w:color w:val="000000"/>
                <w:sz w:val="18"/>
                <w:szCs w:val="18"/>
              </w:rPr>
            </w:pPr>
          </w:p>
        </w:tc>
      </w:tr>
      <w:tr w:rsidR="00FD168D" w:rsidRPr="00C503F2" w14:paraId="0807D7F1" w14:textId="77777777" w:rsidTr="2B43351A">
        <w:trPr>
          <w:trHeight w:val="300"/>
          <w:trPrChange w:id="422"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423"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F007C44" w14:textId="5C8CCCAB" w:rsidR="007A4CCE" w:rsidRDefault="007A4CCE" w:rsidP="007A4CCE">
            <w:pPr>
              <w:rPr>
                <w:color w:val="000000"/>
                <w:sz w:val="18"/>
                <w:szCs w:val="18"/>
              </w:rPr>
            </w:pPr>
            <w:r>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424"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70ABFCFD" w14:textId="77777777" w:rsidR="007A4CCE" w:rsidRPr="00057F32" w:rsidRDefault="007A4CCE" w:rsidP="007A4CCE">
            <w:pPr>
              <w:rPr>
                <w:color w:val="000000"/>
                <w:sz w:val="18"/>
                <w:szCs w:val="18"/>
              </w:rPr>
            </w:pPr>
          </w:p>
        </w:tc>
        <w:tc>
          <w:tcPr>
            <w:tcW w:w="1947" w:type="dxa"/>
            <w:tcBorders>
              <w:top w:val="single" w:sz="4" w:space="0" w:color="auto"/>
              <w:left w:val="nil"/>
              <w:bottom w:val="single" w:sz="4" w:space="0" w:color="auto"/>
              <w:right w:val="single" w:sz="4" w:space="0" w:color="auto"/>
            </w:tcBorders>
            <w:shd w:val="clear" w:color="auto" w:fill="auto"/>
            <w:vAlign w:val="center"/>
            <w:tcPrChange w:id="425"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11157045" w14:textId="2499BE85" w:rsidR="007A4CCE" w:rsidRPr="005878AC" w:rsidRDefault="007A4CCE" w:rsidP="007A4CCE">
            <w:pPr>
              <w:rPr>
                <w:color w:val="000000"/>
                <w:sz w:val="18"/>
                <w:szCs w:val="18"/>
              </w:rPr>
            </w:pPr>
            <w:del w:id="426" w:author="Yvonne Pijnacker Hordijk" w:date="2019-12-13T09:06:00Z">
              <w:r w:rsidRPr="005878AC" w:rsidDel="2E8F96D3">
                <w:rPr>
                  <w:color w:val="000000"/>
                  <w:sz w:val="18"/>
                  <w:szCs w:val="18"/>
                </w:rPr>
                <w:delText>Betrokkene</w:delText>
              </w:r>
            </w:del>
            <w:ins w:id="427" w:author="Yvonne Pijnacker Hordijk" w:date="2019-12-13T09:07:00Z">
              <w:r w:rsidR="38637FD0" w:rsidRPr="38637FD0">
                <w:rPr>
                  <w:color w:val="000000" w:themeColor="text1"/>
                  <w:sz w:val="18"/>
                  <w:szCs w:val="18"/>
                  <w:rPrChange w:id="428" w:author="Yvonne Pijnacker Hordijk" w:date="2019-12-13T09:07:00Z">
                    <w:rPr/>
                  </w:rPrChange>
                </w:rPr>
                <w:t>Contactpersoon</w:t>
              </w:r>
            </w:ins>
          </w:p>
        </w:tc>
        <w:tc>
          <w:tcPr>
            <w:tcW w:w="517" w:type="dxa"/>
            <w:tcBorders>
              <w:top w:val="single" w:sz="4" w:space="0" w:color="auto"/>
              <w:left w:val="nil"/>
              <w:bottom w:val="single" w:sz="4" w:space="0" w:color="auto"/>
              <w:right w:val="single" w:sz="4" w:space="0" w:color="auto"/>
            </w:tcBorders>
            <w:shd w:val="clear" w:color="auto" w:fill="auto"/>
            <w:vAlign w:val="center"/>
            <w:tcPrChange w:id="429"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7E80D25E" w14:textId="1509509D" w:rsidR="007A4CCE" w:rsidRDefault="00A73CCD" w:rsidP="007A4CCE">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430"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2F134F0B" w14:textId="484818D1" w:rsidR="007A4CCE" w:rsidRPr="00554AD8" w:rsidRDefault="007A13E7" w:rsidP="007A4CCE">
            <w:pPr>
              <w:rPr>
                <w:color w:val="000000"/>
                <w:sz w:val="18"/>
                <w:szCs w:val="18"/>
              </w:rPr>
            </w:pPr>
            <w:r>
              <w:rPr>
                <w:color w:val="000000"/>
                <w:sz w:val="18"/>
                <w:szCs w:val="18"/>
              </w:rPr>
              <w:t xml:space="preserve">Het concept beschrijft de </w:t>
            </w:r>
            <w:ins w:id="431" w:author="Yvonne Pijnacker Hordijk" w:date="2019-12-13T09:07:00Z">
              <w:r w:rsidR="2E8F96D3">
                <w:rPr>
                  <w:color w:val="000000"/>
                  <w:sz w:val="18"/>
                  <w:szCs w:val="18"/>
                </w:rPr>
                <w:t>Contactpersoon</w:t>
              </w:r>
            </w:ins>
            <w:ins w:id="432" w:author="Yvonne Pijnacker Hordijk" w:date="2019-12-13T09:06:00Z">
              <w:r w:rsidR="2E8F96D3">
                <w:rPr>
                  <w:color w:val="000000"/>
                  <w:sz w:val="18"/>
                  <w:szCs w:val="18"/>
                </w:rPr>
                <w:t xml:space="preserve"> </w:t>
              </w:r>
            </w:ins>
            <w:del w:id="433" w:author="Yvonne Pijnacker Hordijk" w:date="2019-12-13T09:06:00Z">
              <w:r w:rsidDel="2E8F96D3">
                <w:rPr>
                  <w:color w:val="000000"/>
                  <w:sz w:val="18"/>
                  <w:szCs w:val="18"/>
                </w:rPr>
                <w:delText xml:space="preserve">Betrokkene </w:delText>
              </w:r>
            </w:del>
            <w:r>
              <w:rPr>
                <w:color w:val="000000"/>
                <w:sz w:val="18"/>
                <w:szCs w:val="18"/>
              </w:rPr>
              <w:t xml:space="preserve">die de </w:t>
            </w:r>
            <w:del w:id="434" w:author="Yvonne Pijnacker Hordijk" w:date="2019-12-05T14:32:00Z">
              <w:r w:rsidDel="004574E3">
                <w:rPr>
                  <w:color w:val="000000"/>
                  <w:sz w:val="18"/>
                  <w:szCs w:val="18"/>
                </w:rPr>
                <w:delText xml:space="preserve">correspondentie </w:delText>
              </w:r>
            </w:del>
            <w:ins w:id="435" w:author="Yvonne Pijnacker Hordijk" w:date="2019-12-05T14:32:00Z">
              <w:r w:rsidR="004574E3">
                <w:rPr>
                  <w:color w:val="000000"/>
                  <w:sz w:val="18"/>
                  <w:szCs w:val="18"/>
                </w:rPr>
                <w:t xml:space="preserve">brief </w:t>
              </w:r>
            </w:ins>
            <w:r>
              <w:rPr>
                <w:color w:val="000000"/>
                <w:sz w:val="18"/>
                <w:szCs w:val="18"/>
              </w:rPr>
              <w:t>verstuurd heeft.</w:t>
            </w:r>
          </w:p>
        </w:tc>
        <w:tc>
          <w:tcPr>
            <w:tcW w:w="1215" w:type="dxa"/>
            <w:tcBorders>
              <w:top w:val="single" w:sz="4" w:space="0" w:color="auto"/>
              <w:left w:val="nil"/>
              <w:bottom w:val="single" w:sz="4" w:space="0" w:color="auto"/>
              <w:right w:val="single" w:sz="4" w:space="0" w:color="auto"/>
            </w:tcBorders>
            <w:shd w:val="clear" w:color="auto" w:fill="auto"/>
            <w:vAlign w:val="center"/>
            <w:tcPrChange w:id="436"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12CC2C3F" w14:textId="77777777" w:rsidR="007A4CCE" w:rsidRPr="004366C7" w:rsidRDefault="007A4CCE" w:rsidP="007A4CCE">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437"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3DCA18CC" w14:textId="64AB2959" w:rsidR="007A4CCE" w:rsidRPr="00057F32" w:rsidRDefault="38637FD0" w:rsidP="007A4CCE">
            <w:pPr>
              <w:rPr>
                <w:color w:val="000000"/>
                <w:sz w:val="18"/>
                <w:szCs w:val="18"/>
              </w:rPr>
            </w:pPr>
            <w:ins w:id="438" w:author="Yvonne Pijnacker Hordijk" w:date="2019-12-13T09:07:00Z">
              <w:r>
                <w:rPr>
                  <w:color w:val="000000"/>
                  <w:sz w:val="18"/>
                  <w:szCs w:val="18"/>
                </w:rPr>
                <w:t>Contactpersoon</w:t>
              </w:r>
            </w:ins>
          </w:p>
        </w:tc>
        <w:tc>
          <w:tcPr>
            <w:tcW w:w="1559" w:type="dxa"/>
            <w:tcBorders>
              <w:top w:val="single" w:sz="4" w:space="0" w:color="auto"/>
              <w:left w:val="nil"/>
              <w:bottom w:val="single" w:sz="4" w:space="0" w:color="auto"/>
              <w:right w:val="single" w:sz="4" w:space="0" w:color="auto"/>
            </w:tcBorders>
            <w:shd w:val="clear" w:color="auto" w:fill="auto"/>
            <w:vAlign w:val="center"/>
            <w:tcPrChange w:id="439"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0D260E86" w14:textId="77777777" w:rsidR="007A4CCE" w:rsidRPr="004366C7" w:rsidRDefault="007A4CCE" w:rsidP="007A4CCE">
            <w:pPr>
              <w:rPr>
                <w:rFonts w:cstheme="minorHAnsi"/>
                <w:color w:val="000000"/>
                <w:sz w:val="18"/>
                <w:szCs w:val="18"/>
              </w:rPr>
            </w:pPr>
          </w:p>
        </w:tc>
      </w:tr>
      <w:tr w:rsidR="00FD168D" w:rsidRPr="00C503F2" w14:paraId="5BA5E01A" w14:textId="77777777" w:rsidTr="2B43351A">
        <w:trPr>
          <w:trHeight w:val="300"/>
          <w:trPrChange w:id="440"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441"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AE188ED" w14:textId="0CEA1234" w:rsidR="007A4CCE" w:rsidRDefault="007A4CCE" w:rsidP="007A4CCE">
            <w:pPr>
              <w:rPr>
                <w:color w:val="000000"/>
                <w:sz w:val="18"/>
                <w:szCs w:val="18"/>
              </w:rPr>
            </w:pPr>
            <w:r>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442"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694EDE83" w14:textId="77777777" w:rsidR="007A4CCE" w:rsidRPr="00057F32" w:rsidRDefault="007A4CCE" w:rsidP="007A4CCE">
            <w:pPr>
              <w:rPr>
                <w:color w:val="000000"/>
                <w:sz w:val="18"/>
                <w:szCs w:val="18"/>
              </w:rPr>
            </w:pPr>
          </w:p>
        </w:tc>
        <w:tc>
          <w:tcPr>
            <w:tcW w:w="1947" w:type="dxa"/>
            <w:tcBorders>
              <w:top w:val="single" w:sz="4" w:space="0" w:color="auto"/>
              <w:left w:val="nil"/>
              <w:bottom w:val="single" w:sz="4" w:space="0" w:color="auto"/>
              <w:right w:val="single" w:sz="4" w:space="0" w:color="auto"/>
            </w:tcBorders>
            <w:shd w:val="clear" w:color="auto" w:fill="auto"/>
            <w:vAlign w:val="center"/>
            <w:tcPrChange w:id="443"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11BB2F85" w14:textId="4754B16F" w:rsidR="007A4CCE" w:rsidRPr="005878AC" w:rsidRDefault="007A4CCE" w:rsidP="007A4CCE">
            <w:pPr>
              <w:rPr>
                <w:color w:val="000000"/>
                <w:sz w:val="18"/>
                <w:szCs w:val="18"/>
              </w:rPr>
            </w:pPr>
            <w:r w:rsidRPr="005878AC">
              <w:rPr>
                <w:color w:val="000000"/>
                <w:sz w:val="18"/>
                <w:szCs w:val="18"/>
              </w:rPr>
              <w:t>Zorgverlener</w:t>
            </w:r>
          </w:p>
        </w:tc>
        <w:tc>
          <w:tcPr>
            <w:tcW w:w="517" w:type="dxa"/>
            <w:tcBorders>
              <w:top w:val="single" w:sz="4" w:space="0" w:color="auto"/>
              <w:left w:val="nil"/>
              <w:bottom w:val="single" w:sz="4" w:space="0" w:color="auto"/>
              <w:right w:val="single" w:sz="4" w:space="0" w:color="auto"/>
            </w:tcBorders>
            <w:shd w:val="clear" w:color="auto" w:fill="auto"/>
            <w:vAlign w:val="center"/>
            <w:tcPrChange w:id="444"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551AB252" w14:textId="638885E8" w:rsidR="007A4CCE" w:rsidRDefault="00A73CCD" w:rsidP="007A4CCE">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445"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7C37C5AF" w14:textId="527E2C07" w:rsidR="007A4CCE" w:rsidRPr="00554AD8" w:rsidRDefault="007A13E7" w:rsidP="007A4CCE">
            <w:pPr>
              <w:rPr>
                <w:color w:val="000000"/>
                <w:sz w:val="18"/>
                <w:szCs w:val="18"/>
              </w:rPr>
            </w:pPr>
            <w:r>
              <w:rPr>
                <w:color w:val="000000"/>
                <w:sz w:val="18"/>
                <w:szCs w:val="18"/>
              </w:rPr>
              <w:t xml:space="preserve">Het concept beschrijft de Zorgverlener die de </w:t>
            </w:r>
            <w:del w:id="446" w:author="Yvonne Pijnacker Hordijk" w:date="2019-12-05T14:32:00Z">
              <w:r w:rsidDel="004574E3">
                <w:rPr>
                  <w:color w:val="000000"/>
                  <w:sz w:val="18"/>
                  <w:szCs w:val="18"/>
                </w:rPr>
                <w:delText xml:space="preserve">correspondentie </w:delText>
              </w:r>
            </w:del>
            <w:ins w:id="447" w:author="Yvonne Pijnacker Hordijk" w:date="2019-12-05T14:32:00Z">
              <w:r w:rsidR="004574E3">
                <w:rPr>
                  <w:color w:val="000000"/>
                  <w:sz w:val="18"/>
                  <w:szCs w:val="18"/>
                </w:rPr>
                <w:t xml:space="preserve">brief </w:t>
              </w:r>
            </w:ins>
            <w:r>
              <w:rPr>
                <w:color w:val="000000"/>
                <w:sz w:val="18"/>
                <w:szCs w:val="18"/>
              </w:rPr>
              <w:t>verstuurd heeft.</w:t>
            </w:r>
          </w:p>
        </w:tc>
        <w:tc>
          <w:tcPr>
            <w:tcW w:w="1215" w:type="dxa"/>
            <w:tcBorders>
              <w:top w:val="single" w:sz="4" w:space="0" w:color="auto"/>
              <w:left w:val="nil"/>
              <w:bottom w:val="single" w:sz="4" w:space="0" w:color="auto"/>
              <w:right w:val="single" w:sz="4" w:space="0" w:color="auto"/>
            </w:tcBorders>
            <w:shd w:val="clear" w:color="auto" w:fill="auto"/>
            <w:vAlign w:val="center"/>
            <w:tcPrChange w:id="448"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02A7B8DF" w14:textId="77777777" w:rsidR="007A4CCE" w:rsidRPr="004366C7" w:rsidRDefault="007A4CCE" w:rsidP="007A4CCE">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449"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776C04DF" w14:textId="594D9CD1" w:rsidR="007A4CCE" w:rsidRPr="00057F32" w:rsidRDefault="00FF1772" w:rsidP="007A4CCE">
            <w:pPr>
              <w:rPr>
                <w:color w:val="000000"/>
                <w:sz w:val="18"/>
                <w:szCs w:val="18"/>
              </w:rPr>
            </w:pPr>
            <w:del w:id="450" w:author="Yvonne Pijnacker Hordijk" w:date="2019-12-05T10:18:00Z">
              <w:r w:rsidDel="008A6B57">
                <w:rPr>
                  <w:color w:val="000000"/>
                  <w:sz w:val="18"/>
                  <w:szCs w:val="18"/>
                </w:rPr>
                <w:delText>Zorgverlener</w:delText>
              </w:r>
            </w:del>
            <w:ins w:id="451" w:author="Yvonne Pijnacker Hordijk" w:date="2019-12-05T10:18:00Z">
              <w:r w:rsidR="008A6B57">
                <w:rPr>
                  <w:color w:val="000000"/>
                  <w:sz w:val="18"/>
                  <w:szCs w:val="18"/>
                </w:rPr>
                <w:t>Discipline (NHG tabel12) wordt bij het afdelingssp</w:t>
              </w:r>
            </w:ins>
            <w:ins w:id="452" w:author="Yvonne Pijnacker Hordijk" w:date="2019-12-05T10:19:00Z">
              <w:r w:rsidR="008A6B57">
                <w:rPr>
                  <w:color w:val="000000"/>
                  <w:sz w:val="18"/>
                  <w:szCs w:val="18"/>
                </w:rPr>
                <w:t>ecialisme van de zorgaanbieder vastgelegd.</w:t>
              </w:r>
            </w:ins>
          </w:p>
        </w:tc>
        <w:tc>
          <w:tcPr>
            <w:tcW w:w="1559" w:type="dxa"/>
            <w:tcBorders>
              <w:top w:val="single" w:sz="4" w:space="0" w:color="auto"/>
              <w:left w:val="nil"/>
              <w:bottom w:val="single" w:sz="4" w:space="0" w:color="auto"/>
              <w:right w:val="single" w:sz="4" w:space="0" w:color="auto"/>
            </w:tcBorders>
            <w:shd w:val="clear" w:color="auto" w:fill="auto"/>
            <w:vAlign w:val="center"/>
            <w:tcPrChange w:id="453"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0603D242" w14:textId="77777777" w:rsidR="007A4CCE" w:rsidRPr="004366C7" w:rsidRDefault="007A4CCE" w:rsidP="007A4CCE">
            <w:pPr>
              <w:rPr>
                <w:rFonts w:cstheme="minorHAnsi"/>
                <w:color w:val="000000"/>
                <w:sz w:val="18"/>
                <w:szCs w:val="18"/>
              </w:rPr>
            </w:pPr>
          </w:p>
        </w:tc>
      </w:tr>
      <w:tr w:rsidR="00FD168D" w:rsidRPr="00C503F2" w14:paraId="5F9F553E" w14:textId="77777777" w:rsidTr="2B43351A">
        <w:trPr>
          <w:trHeight w:val="300"/>
          <w:trPrChange w:id="454"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455"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B847DC5" w14:textId="005440E0" w:rsidR="007A4CCE" w:rsidRPr="007B4206" w:rsidRDefault="007A4CCE" w:rsidP="007A4CCE">
            <w:pPr>
              <w:rPr>
                <w:color w:val="000000"/>
                <w:sz w:val="18"/>
                <w:szCs w:val="18"/>
              </w:rPr>
            </w:pPr>
            <w:r>
              <w:rPr>
                <w:color w:val="000000"/>
                <w:sz w:val="18"/>
                <w:szCs w:val="18"/>
              </w:rPr>
              <w:t>Container</w:t>
            </w:r>
            <w:r w:rsidRPr="007B4206">
              <w:rPr>
                <w:color w:val="000000"/>
                <w:sz w:val="18"/>
                <w:szCs w:val="18"/>
              </w:rPr>
              <w:t xml:space="preserve"> </w:t>
            </w:r>
          </w:p>
        </w:tc>
        <w:tc>
          <w:tcPr>
            <w:tcW w:w="363" w:type="dxa"/>
            <w:tcBorders>
              <w:top w:val="single" w:sz="4" w:space="0" w:color="auto"/>
              <w:left w:val="nil"/>
              <w:bottom w:val="single" w:sz="4" w:space="0" w:color="auto"/>
              <w:right w:val="single" w:sz="4" w:space="0" w:color="auto"/>
            </w:tcBorders>
            <w:shd w:val="clear" w:color="auto" w:fill="auto"/>
            <w:vAlign w:val="center"/>
            <w:tcPrChange w:id="456"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74D9AD34" w14:textId="77777777" w:rsidR="007A4CCE" w:rsidRPr="007B4206" w:rsidRDefault="007A4CCE" w:rsidP="007A4CCE">
            <w:pPr>
              <w:rPr>
                <w:color w:val="000000"/>
                <w:sz w:val="18"/>
                <w:szCs w:val="18"/>
              </w:rPr>
            </w:pPr>
            <w:r w:rsidRPr="00057F32">
              <w:rPr>
                <w:color w:val="000000"/>
                <w:sz w:val="18"/>
                <w:szCs w:val="18"/>
              </w:rPr>
              <w:t> </w:t>
            </w:r>
          </w:p>
        </w:tc>
        <w:tc>
          <w:tcPr>
            <w:tcW w:w="1947" w:type="dxa"/>
            <w:tcBorders>
              <w:top w:val="single" w:sz="4" w:space="0" w:color="auto"/>
              <w:left w:val="nil"/>
              <w:bottom w:val="single" w:sz="4" w:space="0" w:color="auto"/>
              <w:right w:val="single" w:sz="4" w:space="0" w:color="auto"/>
            </w:tcBorders>
            <w:shd w:val="clear" w:color="auto" w:fill="auto"/>
            <w:vAlign w:val="center"/>
            <w:tcPrChange w:id="457"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5DD69E66" w14:textId="3B497C76" w:rsidR="007A4CCE" w:rsidRPr="005878AC" w:rsidRDefault="007A4CCE" w:rsidP="007A4CCE">
            <w:pPr>
              <w:rPr>
                <w:color w:val="000000"/>
                <w:sz w:val="18"/>
                <w:szCs w:val="18"/>
              </w:rPr>
            </w:pPr>
            <w:r w:rsidRPr="005878AC">
              <w:rPr>
                <w:color w:val="000000"/>
                <w:sz w:val="18"/>
                <w:szCs w:val="18"/>
              </w:rPr>
              <w:t>Geadresseerde</w:t>
            </w:r>
          </w:p>
        </w:tc>
        <w:tc>
          <w:tcPr>
            <w:tcW w:w="517" w:type="dxa"/>
            <w:tcBorders>
              <w:top w:val="single" w:sz="4" w:space="0" w:color="auto"/>
              <w:left w:val="nil"/>
              <w:bottom w:val="single" w:sz="4" w:space="0" w:color="auto"/>
              <w:right w:val="single" w:sz="4" w:space="0" w:color="auto"/>
            </w:tcBorders>
            <w:shd w:val="clear" w:color="auto" w:fill="auto"/>
            <w:vAlign w:val="center"/>
            <w:tcPrChange w:id="458"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0D87884C" w14:textId="4F62B0EC" w:rsidR="007A4CCE" w:rsidRPr="007B4206" w:rsidRDefault="007A4CCE" w:rsidP="007A4CCE">
            <w:pPr>
              <w:rPr>
                <w:color w:val="000000"/>
                <w:sz w:val="18"/>
                <w:szCs w:val="18"/>
              </w:rPr>
            </w:pPr>
            <w:r>
              <w:rPr>
                <w:color w:val="000000"/>
                <w:sz w:val="18"/>
                <w:szCs w:val="18"/>
              </w:rPr>
              <w:t>0..*</w:t>
            </w:r>
          </w:p>
        </w:tc>
        <w:tc>
          <w:tcPr>
            <w:tcW w:w="2850" w:type="dxa"/>
            <w:tcBorders>
              <w:top w:val="single" w:sz="4" w:space="0" w:color="auto"/>
              <w:left w:val="nil"/>
              <w:bottom w:val="single" w:sz="4" w:space="0" w:color="auto"/>
              <w:right w:val="single" w:sz="4" w:space="0" w:color="auto"/>
            </w:tcBorders>
            <w:shd w:val="clear" w:color="auto" w:fill="auto"/>
            <w:vAlign w:val="center"/>
            <w:tcPrChange w:id="459"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23848BE6" w14:textId="1AB221BC" w:rsidR="007A4CCE" w:rsidRPr="00554AD8" w:rsidRDefault="007A4CCE" w:rsidP="007A4CCE">
            <w:pPr>
              <w:rPr>
                <w:color w:val="000000"/>
                <w:sz w:val="18"/>
                <w:szCs w:val="18"/>
              </w:rPr>
            </w:pPr>
            <w:r w:rsidRPr="00554AD8">
              <w:rPr>
                <w:color w:val="000000"/>
                <w:sz w:val="18"/>
                <w:szCs w:val="18"/>
              </w:rPr>
              <w:t xml:space="preserve">De container van het concept </w:t>
            </w:r>
            <w:r>
              <w:rPr>
                <w:color w:val="000000"/>
                <w:sz w:val="18"/>
                <w:szCs w:val="18"/>
              </w:rPr>
              <w:t>Geadresseerde</w:t>
            </w:r>
            <w:r w:rsidRPr="00554AD8">
              <w:rPr>
                <w:color w:val="000000"/>
                <w:sz w:val="18"/>
                <w:szCs w:val="18"/>
              </w:rPr>
              <w:t xml:space="preserve">. Deze container bevat alle gegevenselementen van </w:t>
            </w:r>
            <w:r>
              <w:rPr>
                <w:color w:val="000000"/>
                <w:sz w:val="18"/>
                <w:szCs w:val="18"/>
              </w:rPr>
              <w:t>het</w:t>
            </w:r>
            <w:r w:rsidRPr="00554AD8">
              <w:rPr>
                <w:color w:val="000000"/>
                <w:sz w:val="18"/>
                <w:szCs w:val="18"/>
              </w:rPr>
              <w:t xml:space="preserve"> concept </w:t>
            </w:r>
            <w:r>
              <w:rPr>
                <w:color w:val="000000"/>
                <w:sz w:val="18"/>
                <w:szCs w:val="18"/>
              </w:rPr>
              <w:t>Geadresseerde</w:t>
            </w:r>
            <w:r w:rsidRPr="00554AD8">
              <w:rPr>
                <w:color w:val="000000"/>
                <w:sz w:val="18"/>
                <w:szCs w:val="18"/>
              </w:rPr>
              <w:t xml:space="preserve">. Het concept beschrijft de </w:t>
            </w:r>
            <w:r>
              <w:rPr>
                <w:color w:val="000000"/>
                <w:sz w:val="18"/>
                <w:szCs w:val="18"/>
              </w:rPr>
              <w:t xml:space="preserve">persoon of organisatie </w:t>
            </w:r>
            <w:r w:rsidRPr="00CB61D2">
              <w:rPr>
                <w:color w:val="000000"/>
                <w:sz w:val="18"/>
                <w:szCs w:val="18"/>
              </w:rPr>
              <w:t xml:space="preserve">aan wie de </w:t>
            </w:r>
            <w:del w:id="460" w:author="Yvonne Pijnacker Hordijk" w:date="2019-12-05T14:32:00Z">
              <w:r w:rsidRPr="00CB61D2" w:rsidDel="004574E3">
                <w:rPr>
                  <w:color w:val="000000"/>
                  <w:sz w:val="18"/>
                  <w:szCs w:val="18"/>
                </w:rPr>
                <w:delText xml:space="preserve">correspondentie </w:delText>
              </w:r>
            </w:del>
            <w:ins w:id="461" w:author="Yvonne Pijnacker Hordijk" w:date="2019-12-05T14:32:00Z">
              <w:r w:rsidR="004574E3">
                <w:rPr>
                  <w:color w:val="000000"/>
                  <w:sz w:val="18"/>
                  <w:szCs w:val="18"/>
                </w:rPr>
                <w:t>brief</w:t>
              </w:r>
              <w:r w:rsidR="004574E3" w:rsidRPr="00CB61D2">
                <w:rPr>
                  <w:color w:val="000000"/>
                  <w:sz w:val="18"/>
                  <w:szCs w:val="18"/>
                </w:rPr>
                <w:t xml:space="preserve"> </w:t>
              </w:r>
            </w:ins>
            <w:r w:rsidRPr="00CB61D2">
              <w:rPr>
                <w:color w:val="000000"/>
                <w:sz w:val="18"/>
                <w:szCs w:val="18"/>
              </w:rPr>
              <w:t>gericht is</w:t>
            </w:r>
            <w:r>
              <w:rPr>
                <w:color w:val="000000"/>
                <w:sz w:val="18"/>
                <w:szCs w:val="18"/>
              </w:rPr>
              <w:t>.</w:t>
            </w:r>
          </w:p>
        </w:tc>
        <w:tc>
          <w:tcPr>
            <w:tcW w:w="1215" w:type="dxa"/>
            <w:tcBorders>
              <w:top w:val="single" w:sz="4" w:space="0" w:color="auto"/>
              <w:left w:val="nil"/>
              <w:bottom w:val="single" w:sz="4" w:space="0" w:color="auto"/>
              <w:right w:val="single" w:sz="4" w:space="0" w:color="auto"/>
            </w:tcBorders>
            <w:shd w:val="clear" w:color="auto" w:fill="auto"/>
            <w:vAlign w:val="center"/>
            <w:tcPrChange w:id="462"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2EF7CA8D" w14:textId="77777777" w:rsidR="007A4CCE" w:rsidRPr="004366C7" w:rsidRDefault="007A4CCE" w:rsidP="007A4CCE">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463"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062879B5" w14:textId="77777777" w:rsidR="007A4CCE" w:rsidRPr="007B4206" w:rsidRDefault="007A4CCE" w:rsidP="0050439F">
            <w:pPr>
              <w:rPr>
                <w:color w:val="000000"/>
                <w:sz w:val="18"/>
                <w:szCs w:val="18"/>
              </w:rPr>
            </w:pPr>
          </w:p>
        </w:tc>
        <w:tc>
          <w:tcPr>
            <w:tcW w:w="1559" w:type="dxa"/>
            <w:tcBorders>
              <w:top w:val="single" w:sz="4" w:space="0" w:color="auto"/>
              <w:left w:val="nil"/>
              <w:bottom w:val="single" w:sz="4" w:space="0" w:color="auto"/>
              <w:right w:val="single" w:sz="4" w:space="0" w:color="auto"/>
            </w:tcBorders>
            <w:shd w:val="clear" w:color="auto" w:fill="auto"/>
            <w:vAlign w:val="center"/>
            <w:tcPrChange w:id="464"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59D1C5D5" w14:textId="77777777" w:rsidR="007A4CCE" w:rsidRPr="004366C7" w:rsidRDefault="007A4CCE" w:rsidP="007A4CCE">
            <w:pPr>
              <w:rPr>
                <w:rFonts w:cstheme="minorHAnsi"/>
                <w:color w:val="000000"/>
                <w:sz w:val="18"/>
                <w:szCs w:val="18"/>
              </w:rPr>
            </w:pPr>
          </w:p>
        </w:tc>
      </w:tr>
      <w:tr w:rsidR="00FD168D" w:rsidRPr="00C503F2" w14:paraId="55020ABB" w14:textId="77777777" w:rsidTr="2B43351A">
        <w:trPr>
          <w:trHeight w:val="2397"/>
          <w:trPrChange w:id="465" w:author="Yvonne Pijnacker Hordijk" w:date="2019-12-13T17:05:00Z">
            <w:trPr>
              <w:trHeight w:val="2397"/>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466"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5918D98" w14:textId="77777777" w:rsidR="007A13E7" w:rsidRDefault="007A13E7" w:rsidP="007A13E7">
            <w:pPr>
              <w:rPr>
                <w:color w:val="000000"/>
                <w:sz w:val="18"/>
                <w:szCs w:val="18"/>
              </w:rPr>
            </w:pPr>
            <w:r>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467"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7BF1D782" w14:textId="77777777" w:rsidR="007A13E7" w:rsidRPr="00057F32" w:rsidRDefault="007A13E7" w:rsidP="007A13E7">
            <w:pPr>
              <w:rPr>
                <w:color w:val="000000"/>
                <w:sz w:val="18"/>
                <w:szCs w:val="18"/>
              </w:rPr>
            </w:pPr>
          </w:p>
        </w:tc>
        <w:tc>
          <w:tcPr>
            <w:tcW w:w="1947" w:type="dxa"/>
            <w:tcBorders>
              <w:top w:val="single" w:sz="4" w:space="0" w:color="auto"/>
              <w:left w:val="nil"/>
              <w:bottom w:val="single" w:sz="4" w:space="0" w:color="auto"/>
              <w:right w:val="single" w:sz="4" w:space="0" w:color="auto"/>
            </w:tcBorders>
            <w:shd w:val="clear" w:color="auto" w:fill="auto"/>
            <w:vAlign w:val="center"/>
            <w:tcPrChange w:id="468"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07E58786" w14:textId="2845EE22" w:rsidR="007A13E7" w:rsidRPr="005878AC" w:rsidRDefault="003F151E" w:rsidP="007A13E7">
            <w:pPr>
              <w:rPr>
                <w:color w:val="000000"/>
                <w:sz w:val="18"/>
                <w:szCs w:val="18"/>
              </w:rPr>
            </w:pPr>
            <w:r w:rsidRPr="005878AC">
              <w:rPr>
                <w:color w:val="000000"/>
                <w:sz w:val="18"/>
                <w:szCs w:val="18"/>
              </w:rPr>
              <w:t>Patiënt</w:t>
            </w:r>
          </w:p>
        </w:tc>
        <w:tc>
          <w:tcPr>
            <w:tcW w:w="517" w:type="dxa"/>
            <w:tcBorders>
              <w:top w:val="single" w:sz="4" w:space="0" w:color="auto"/>
              <w:left w:val="nil"/>
              <w:bottom w:val="single" w:sz="4" w:space="0" w:color="auto"/>
              <w:right w:val="single" w:sz="4" w:space="0" w:color="auto"/>
            </w:tcBorders>
            <w:shd w:val="clear" w:color="auto" w:fill="auto"/>
            <w:vAlign w:val="center"/>
            <w:tcPrChange w:id="469"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0B8CC55F" w14:textId="2106BCD0" w:rsidR="007A13E7" w:rsidRDefault="00A73CCD" w:rsidP="007A13E7">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470"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6F86C365" w14:textId="09DD8A6F" w:rsidR="007A13E7" w:rsidRPr="00554AD8" w:rsidRDefault="007A13E7" w:rsidP="007A13E7">
            <w:pPr>
              <w:rPr>
                <w:color w:val="000000"/>
                <w:sz w:val="18"/>
                <w:szCs w:val="18"/>
              </w:rPr>
            </w:pPr>
            <w:r w:rsidRPr="007A13E7">
              <w:rPr>
                <w:color w:val="000000"/>
                <w:sz w:val="18"/>
                <w:szCs w:val="18"/>
              </w:rPr>
              <w:t xml:space="preserve">Wanneer de patiënt de </w:t>
            </w:r>
            <w:r>
              <w:rPr>
                <w:color w:val="000000"/>
                <w:sz w:val="18"/>
                <w:szCs w:val="18"/>
              </w:rPr>
              <w:t xml:space="preserve">geadresseerde is, </w:t>
            </w:r>
            <w:r w:rsidRPr="007A13E7">
              <w:rPr>
                <w:color w:val="000000"/>
                <w:sz w:val="18"/>
                <w:szCs w:val="18"/>
              </w:rPr>
              <w:t xml:space="preserve">wordt dat hier aangegeven. Wanneer </w:t>
            </w:r>
            <w:r>
              <w:rPr>
                <w:color w:val="000000"/>
                <w:sz w:val="18"/>
                <w:szCs w:val="18"/>
              </w:rPr>
              <w:t xml:space="preserve">de </w:t>
            </w:r>
            <w:del w:id="471" w:author="Yvonne Pijnacker Hordijk" w:date="2019-12-05T14:32:00Z">
              <w:r w:rsidDel="004574E3">
                <w:rPr>
                  <w:color w:val="000000"/>
                  <w:sz w:val="18"/>
                  <w:szCs w:val="18"/>
                </w:rPr>
                <w:delText>correspondentie</w:delText>
              </w:r>
              <w:r w:rsidRPr="007A13E7" w:rsidDel="004574E3">
                <w:rPr>
                  <w:color w:val="000000"/>
                  <w:sz w:val="18"/>
                  <w:szCs w:val="18"/>
                </w:rPr>
                <w:delText xml:space="preserve"> </w:delText>
              </w:r>
            </w:del>
            <w:ins w:id="472" w:author="Yvonne Pijnacker Hordijk" w:date="2019-12-05T14:32:00Z">
              <w:r w:rsidR="004574E3">
                <w:rPr>
                  <w:color w:val="000000"/>
                  <w:sz w:val="18"/>
                  <w:szCs w:val="18"/>
                </w:rPr>
                <w:t>brief</w:t>
              </w:r>
              <w:r w:rsidR="004574E3" w:rsidRPr="007A13E7">
                <w:rPr>
                  <w:color w:val="000000"/>
                  <w:sz w:val="18"/>
                  <w:szCs w:val="18"/>
                </w:rPr>
                <w:t xml:space="preserve"> </w:t>
              </w:r>
            </w:ins>
            <w:r>
              <w:rPr>
                <w:color w:val="000000"/>
                <w:sz w:val="18"/>
                <w:szCs w:val="18"/>
              </w:rPr>
              <w:t>naar</w:t>
            </w:r>
            <w:r w:rsidRPr="007A13E7">
              <w:rPr>
                <w:color w:val="000000"/>
                <w:sz w:val="18"/>
                <w:szCs w:val="18"/>
              </w:rPr>
              <w:t xml:space="preserve"> een </w:t>
            </w:r>
            <w:ins w:id="473" w:author="Yvonne Pijnacker Hordijk" w:date="2019-12-13T09:09:00Z">
              <w:r w:rsidR="798CC4C5" w:rsidRPr="007A13E7">
                <w:rPr>
                  <w:color w:val="000000"/>
                  <w:sz w:val="18"/>
                  <w:szCs w:val="18"/>
                </w:rPr>
                <w:t>c</w:t>
              </w:r>
            </w:ins>
            <w:del w:id="474" w:author="Yvonne Pijnacker Hordijk" w:date="2019-12-13T09:09:00Z">
              <w:r w:rsidRPr="007A13E7" w:rsidDel="798CC4C5">
                <w:rPr>
                  <w:color w:val="000000"/>
                  <w:sz w:val="18"/>
                  <w:szCs w:val="18"/>
                </w:rPr>
                <w:delText>betr</w:delText>
              </w:r>
            </w:del>
            <w:r w:rsidRPr="007A13E7">
              <w:rPr>
                <w:color w:val="000000"/>
                <w:sz w:val="18"/>
                <w:szCs w:val="18"/>
              </w:rPr>
              <w:t>o</w:t>
            </w:r>
            <w:ins w:id="475" w:author="Yvonne Pijnacker Hordijk" w:date="2019-12-13T09:09:00Z">
              <w:r w:rsidR="798CC4C5" w:rsidRPr="007A13E7">
                <w:rPr>
                  <w:color w:val="000000"/>
                  <w:sz w:val="18"/>
                  <w:szCs w:val="18"/>
                </w:rPr>
                <w:t>ntactpersoon o</w:t>
              </w:r>
            </w:ins>
            <w:del w:id="476" w:author="Yvonne Pijnacker Hordijk" w:date="2019-12-13T09:09:00Z">
              <w:r w:rsidRPr="007A13E7" w:rsidDel="798CC4C5">
                <w:rPr>
                  <w:color w:val="000000"/>
                  <w:sz w:val="18"/>
                  <w:szCs w:val="18"/>
                </w:rPr>
                <w:delText>kkene o</w:delText>
              </w:r>
            </w:del>
            <w:r w:rsidRPr="007A13E7">
              <w:rPr>
                <w:color w:val="000000"/>
                <w:sz w:val="18"/>
                <w:szCs w:val="18"/>
              </w:rPr>
              <w:t>f zorgverlener/organisatie</w:t>
            </w:r>
            <w:r>
              <w:rPr>
                <w:color w:val="000000"/>
                <w:sz w:val="18"/>
                <w:szCs w:val="18"/>
              </w:rPr>
              <w:t xml:space="preserve"> gestuurd wordt,</w:t>
            </w:r>
            <w:r w:rsidRPr="007A13E7">
              <w:rPr>
                <w:color w:val="000000"/>
                <w:sz w:val="18"/>
                <w:szCs w:val="18"/>
              </w:rPr>
              <w:t xml:space="preserve"> wordt </w:t>
            </w:r>
            <w:r>
              <w:rPr>
                <w:color w:val="000000"/>
                <w:sz w:val="18"/>
                <w:szCs w:val="18"/>
              </w:rPr>
              <w:t xml:space="preserve">dit </w:t>
            </w:r>
            <w:r w:rsidRPr="007A13E7">
              <w:rPr>
                <w:color w:val="000000"/>
                <w:sz w:val="18"/>
                <w:szCs w:val="18"/>
              </w:rPr>
              <w:t>respectievelijk vermeld in de elementen “</w:t>
            </w:r>
            <w:ins w:id="477" w:author="Yvonne Pijnacker Hordijk" w:date="2019-12-13T09:09:00Z">
              <w:r w:rsidR="798CC4C5" w:rsidRPr="007A13E7">
                <w:rPr>
                  <w:color w:val="000000"/>
                  <w:sz w:val="18"/>
                  <w:szCs w:val="18"/>
                </w:rPr>
                <w:t>Contactpersoon</w:t>
              </w:r>
            </w:ins>
            <w:del w:id="478" w:author="Yvonne Pijnacker Hordijk" w:date="2019-12-13T09:09:00Z">
              <w:r w:rsidRPr="007A13E7" w:rsidDel="798CC4C5">
                <w:rPr>
                  <w:color w:val="000000"/>
                  <w:sz w:val="18"/>
                  <w:szCs w:val="18"/>
                </w:rPr>
                <w:delText>Betrokkene</w:delText>
              </w:r>
            </w:del>
            <w:r w:rsidRPr="007A13E7">
              <w:rPr>
                <w:color w:val="000000"/>
                <w:sz w:val="18"/>
                <w:szCs w:val="18"/>
              </w:rPr>
              <w:t>”, “</w:t>
            </w:r>
            <w:proofErr w:type="spellStart"/>
            <w:r w:rsidRPr="007A13E7">
              <w:rPr>
                <w:color w:val="000000"/>
                <w:sz w:val="18"/>
                <w:szCs w:val="18"/>
              </w:rPr>
              <w:t>Zorgverlener</w:t>
            </w:r>
            <w:r w:rsidR="00FF1772">
              <w:rPr>
                <w:color w:val="000000"/>
                <w:sz w:val="18"/>
                <w:szCs w:val="18"/>
              </w:rPr>
              <w:t>“</w:t>
            </w:r>
            <w:del w:id="479" w:author="Yvonne Pijnacker Hordijk" w:date="2019-12-13T17:05:00Z">
              <w:r w:rsidR="002F6A58" w:rsidDel="2B43351A">
                <w:rPr>
                  <w:color w:val="000000"/>
                  <w:sz w:val="18"/>
                  <w:szCs w:val="18"/>
                </w:rPr>
                <w:delText xml:space="preserve"> </w:delText>
              </w:r>
            </w:del>
            <w:r w:rsidRPr="007A13E7">
              <w:rPr>
                <w:color w:val="000000"/>
                <w:sz w:val="18"/>
                <w:szCs w:val="18"/>
              </w:rPr>
              <w:t>of</w:t>
            </w:r>
            <w:proofErr w:type="spellEnd"/>
            <w:r w:rsidRPr="007A13E7">
              <w:rPr>
                <w:color w:val="000000"/>
                <w:sz w:val="18"/>
                <w:szCs w:val="18"/>
              </w:rPr>
              <w:t xml:space="preserve">  in het element </w:t>
            </w:r>
            <w:r w:rsidR="00FF1772">
              <w:rPr>
                <w:color w:val="000000"/>
                <w:sz w:val="18"/>
                <w:szCs w:val="18"/>
              </w:rPr>
              <w:t>“</w:t>
            </w:r>
            <w:r w:rsidRPr="007A13E7">
              <w:rPr>
                <w:color w:val="000000"/>
                <w:sz w:val="18"/>
                <w:szCs w:val="18"/>
              </w:rPr>
              <w:t>Zorgorganisatie</w:t>
            </w:r>
            <w:r w:rsidR="00FF1772">
              <w:rPr>
                <w:color w:val="000000"/>
                <w:sz w:val="18"/>
                <w:szCs w:val="18"/>
              </w:rPr>
              <w:t>”</w:t>
            </w:r>
            <w:r w:rsidRPr="007A13E7">
              <w:rPr>
                <w:color w:val="000000"/>
                <w:sz w:val="18"/>
                <w:szCs w:val="18"/>
              </w:rPr>
              <w:t>.</w:t>
            </w:r>
          </w:p>
        </w:tc>
        <w:tc>
          <w:tcPr>
            <w:tcW w:w="1215" w:type="dxa"/>
            <w:tcBorders>
              <w:top w:val="single" w:sz="4" w:space="0" w:color="auto"/>
              <w:left w:val="nil"/>
              <w:bottom w:val="single" w:sz="4" w:space="0" w:color="auto"/>
              <w:right w:val="single" w:sz="4" w:space="0" w:color="auto"/>
            </w:tcBorders>
            <w:shd w:val="clear" w:color="auto" w:fill="auto"/>
            <w:vAlign w:val="center"/>
            <w:tcPrChange w:id="480"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2002F613" w14:textId="77777777" w:rsidR="007A13E7" w:rsidRPr="004366C7" w:rsidRDefault="007A13E7" w:rsidP="007A13E7">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481"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2CA6FE76" w14:textId="6851E187" w:rsidR="007A13E7" w:rsidRPr="00057F32" w:rsidRDefault="00675463" w:rsidP="007A13E7">
            <w:pPr>
              <w:rPr>
                <w:color w:val="000000"/>
                <w:sz w:val="18"/>
                <w:szCs w:val="18"/>
              </w:rPr>
            </w:pPr>
            <w:r>
              <w:rPr>
                <w:color w:val="000000"/>
                <w:sz w:val="18"/>
                <w:szCs w:val="18"/>
              </w:rPr>
              <w:t>Patiënt</w:t>
            </w:r>
          </w:p>
        </w:tc>
        <w:tc>
          <w:tcPr>
            <w:tcW w:w="1559" w:type="dxa"/>
            <w:tcBorders>
              <w:top w:val="single" w:sz="4" w:space="0" w:color="auto"/>
              <w:left w:val="nil"/>
              <w:bottom w:val="single" w:sz="4" w:space="0" w:color="auto"/>
              <w:right w:val="single" w:sz="4" w:space="0" w:color="auto"/>
            </w:tcBorders>
            <w:shd w:val="clear" w:color="auto" w:fill="auto"/>
            <w:vAlign w:val="center"/>
            <w:tcPrChange w:id="482"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1D7CBA41" w14:textId="77777777" w:rsidR="007A13E7" w:rsidRPr="004366C7" w:rsidRDefault="007A13E7" w:rsidP="007A13E7">
            <w:pPr>
              <w:rPr>
                <w:rFonts w:cstheme="minorHAnsi"/>
                <w:color w:val="000000"/>
                <w:sz w:val="18"/>
                <w:szCs w:val="18"/>
              </w:rPr>
            </w:pPr>
          </w:p>
        </w:tc>
      </w:tr>
      <w:tr w:rsidR="00FD168D" w:rsidRPr="00C503F2" w14:paraId="324425A6" w14:textId="77777777" w:rsidTr="2B43351A">
        <w:trPr>
          <w:trHeight w:val="300"/>
          <w:trPrChange w:id="483"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484"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A628DD6" w14:textId="77777777" w:rsidR="007A13E7" w:rsidRDefault="007A13E7" w:rsidP="007A13E7">
            <w:pPr>
              <w:rPr>
                <w:color w:val="000000"/>
                <w:sz w:val="18"/>
                <w:szCs w:val="18"/>
              </w:rPr>
            </w:pPr>
            <w:r>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485"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41E825C8" w14:textId="77777777" w:rsidR="007A13E7" w:rsidRPr="00057F32" w:rsidRDefault="007A13E7" w:rsidP="007A13E7">
            <w:pPr>
              <w:rPr>
                <w:color w:val="000000"/>
                <w:sz w:val="18"/>
                <w:szCs w:val="18"/>
              </w:rPr>
            </w:pPr>
          </w:p>
        </w:tc>
        <w:tc>
          <w:tcPr>
            <w:tcW w:w="1947" w:type="dxa"/>
            <w:tcBorders>
              <w:top w:val="single" w:sz="4" w:space="0" w:color="auto"/>
              <w:left w:val="nil"/>
              <w:bottom w:val="single" w:sz="4" w:space="0" w:color="auto"/>
              <w:right w:val="single" w:sz="4" w:space="0" w:color="auto"/>
            </w:tcBorders>
            <w:shd w:val="clear" w:color="auto" w:fill="auto"/>
            <w:vAlign w:val="center"/>
            <w:tcPrChange w:id="486"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01FE37BC" w14:textId="77777777" w:rsidR="007A13E7" w:rsidRPr="005878AC" w:rsidRDefault="007A13E7" w:rsidP="007A13E7">
            <w:pPr>
              <w:rPr>
                <w:color w:val="000000"/>
                <w:sz w:val="18"/>
                <w:szCs w:val="18"/>
              </w:rPr>
            </w:pPr>
            <w:del w:id="487" w:author="Yvonne Pijnacker Hordijk" w:date="2019-12-13T09:06:00Z">
              <w:r w:rsidRPr="005878AC" w:rsidDel="29C63E45">
                <w:rPr>
                  <w:color w:val="000000"/>
                  <w:sz w:val="18"/>
                  <w:szCs w:val="18"/>
                </w:rPr>
                <w:delText>Betrokkene</w:delText>
              </w:r>
            </w:del>
          </w:p>
        </w:tc>
        <w:tc>
          <w:tcPr>
            <w:tcW w:w="517" w:type="dxa"/>
            <w:tcBorders>
              <w:top w:val="single" w:sz="4" w:space="0" w:color="auto"/>
              <w:left w:val="nil"/>
              <w:bottom w:val="single" w:sz="4" w:space="0" w:color="auto"/>
              <w:right w:val="single" w:sz="4" w:space="0" w:color="auto"/>
            </w:tcBorders>
            <w:shd w:val="clear" w:color="auto" w:fill="auto"/>
            <w:vAlign w:val="center"/>
            <w:tcPrChange w:id="488"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10ACE51E" w14:textId="0ACA0012" w:rsidR="007A13E7" w:rsidRDefault="00A73CCD" w:rsidP="007A13E7">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489"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53DE5DC2" w14:textId="21966954" w:rsidR="007A13E7" w:rsidRPr="00554AD8" w:rsidRDefault="007A13E7" w:rsidP="007A13E7">
            <w:pPr>
              <w:rPr>
                <w:color w:val="000000"/>
                <w:sz w:val="18"/>
                <w:szCs w:val="18"/>
              </w:rPr>
            </w:pPr>
            <w:r>
              <w:rPr>
                <w:color w:val="000000"/>
                <w:sz w:val="18"/>
                <w:szCs w:val="18"/>
              </w:rPr>
              <w:t xml:space="preserve">Het concept beschrijft de </w:t>
            </w:r>
            <w:ins w:id="490" w:author="Yvonne Pijnacker Hordijk" w:date="2019-12-13T09:06:00Z">
              <w:r w:rsidR="29C63E45">
                <w:rPr>
                  <w:color w:val="000000"/>
                  <w:sz w:val="18"/>
                  <w:szCs w:val="18"/>
                </w:rPr>
                <w:t xml:space="preserve">Contactpersoon </w:t>
              </w:r>
            </w:ins>
            <w:r w:rsidR="00FF1772">
              <w:rPr>
                <w:color w:val="000000"/>
                <w:sz w:val="18"/>
                <w:szCs w:val="18"/>
              </w:rPr>
              <w:t>aan</w:t>
            </w:r>
            <w:r>
              <w:rPr>
                <w:color w:val="000000"/>
                <w:sz w:val="18"/>
                <w:szCs w:val="18"/>
              </w:rPr>
              <w:t xml:space="preserve"> wi</w:t>
            </w:r>
            <w:r w:rsidR="00BC4566">
              <w:rPr>
                <w:color w:val="000000"/>
                <w:sz w:val="18"/>
                <w:szCs w:val="18"/>
              </w:rPr>
              <w:t>e</w:t>
            </w:r>
            <w:r>
              <w:rPr>
                <w:color w:val="000000"/>
                <w:sz w:val="18"/>
                <w:szCs w:val="18"/>
              </w:rPr>
              <w:t xml:space="preserve"> de </w:t>
            </w:r>
            <w:del w:id="491" w:author="Yvonne Pijnacker Hordijk" w:date="2019-12-05T14:32:00Z">
              <w:r w:rsidDel="004574E3">
                <w:rPr>
                  <w:color w:val="000000"/>
                  <w:sz w:val="18"/>
                  <w:szCs w:val="18"/>
                </w:rPr>
                <w:delText xml:space="preserve">correspondentie </w:delText>
              </w:r>
            </w:del>
            <w:ins w:id="492" w:author="Yvonne Pijnacker Hordijk" w:date="2019-12-05T14:32:00Z">
              <w:r w:rsidR="004574E3">
                <w:rPr>
                  <w:color w:val="000000"/>
                  <w:sz w:val="18"/>
                  <w:szCs w:val="18"/>
                </w:rPr>
                <w:t xml:space="preserve">brief </w:t>
              </w:r>
            </w:ins>
            <w:r>
              <w:rPr>
                <w:color w:val="000000"/>
                <w:sz w:val="18"/>
                <w:szCs w:val="18"/>
              </w:rPr>
              <w:t>verstuurd</w:t>
            </w:r>
            <w:r w:rsidR="00B426E2">
              <w:rPr>
                <w:color w:val="000000"/>
                <w:sz w:val="18"/>
                <w:szCs w:val="18"/>
              </w:rPr>
              <w:t xml:space="preserve"> is</w:t>
            </w:r>
            <w:r>
              <w:rPr>
                <w:color w:val="000000"/>
                <w:sz w:val="18"/>
                <w:szCs w:val="18"/>
              </w:rPr>
              <w:t>.</w:t>
            </w:r>
          </w:p>
        </w:tc>
        <w:tc>
          <w:tcPr>
            <w:tcW w:w="1215" w:type="dxa"/>
            <w:tcBorders>
              <w:top w:val="single" w:sz="4" w:space="0" w:color="auto"/>
              <w:left w:val="nil"/>
              <w:bottom w:val="single" w:sz="4" w:space="0" w:color="auto"/>
              <w:right w:val="single" w:sz="4" w:space="0" w:color="auto"/>
            </w:tcBorders>
            <w:shd w:val="clear" w:color="auto" w:fill="auto"/>
            <w:vAlign w:val="center"/>
            <w:tcPrChange w:id="493"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14BFAC41" w14:textId="77777777" w:rsidR="007A13E7" w:rsidRPr="004366C7" w:rsidRDefault="007A13E7" w:rsidP="007A13E7">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494"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183FE5C0" w14:textId="0EF622ED" w:rsidR="007A13E7" w:rsidRPr="00057F32" w:rsidRDefault="29C63E45" w:rsidP="007A13E7">
            <w:pPr>
              <w:rPr>
                <w:color w:val="000000"/>
                <w:sz w:val="18"/>
                <w:szCs w:val="18"/>
              </w:rPr>
            </w:pPr>
            <w:ins w:id="495" w:author="Yvonne Pijnacker Hordijk" w:date="2019-12-13T09:06:00Z">
              <w:r>
                <w:rPr>
                  <w:color w:val="000000"/>
                  <w:sz w:val="18"/>
                  <w:szCs w:val="18"/>
                </w:rPr>
                <w:t>Contactpersoon</w:t>
              </w:r>
            </w:ins>
          </w:p>
        </w:tc>
        <w:tc>
          <w:tcPr>
            <w:tcW w:w="1559" w:type="dxa"/>
            <w:tcBorders>
              <w:top w:val="single" w:sz="4" w:space="0" w:color="auto"/>
              <w:left w:val="nil"/>
              <w:bottom w:val="single" w:sz="4" w:space="0" w:color="auto"/>
              <w:right w:val="single" w:sz="4" w:space="0" w:color="auto"/>
            </w:tcBorders>
            <w:shd w:val="clear" w:color="auto" w:fill="auto"/>
            <w:vAlign w:val="center"/>
            <w:tcPrChange w:id="496"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665DA9B3" w14:textId="77777777" w:rsidR="007A13E7" w:rsidRPr="004366C7" w:rsidRDefault="007A13E7" w:rsidP="007A13E7">
            <w:pPr>
              <w:rPr>
                <w:rFonts w:cstheme="minorHAnsi"/>
                <w:color w:val="000000"/>
                <w:sz w:val="18"/>
                <w:szCs w:val="18"/>
              </w:rPr>
            </w:pPr>
          </w:p>
        </w:tc>
      </w:tr>
      <w:tr w:rsidR="00FD168D" w:rsidRPr="00C503F2" w14:paraId="69700867" w14:textId="77777777" w:rsidTr="2B43351A">
        <w:trPr>
          <w:trHeight w:val="300"/>
          <w:trPrChange w:id="497"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498"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B65212D" w14:textId="77777777" w:rsidR="007A13E7" w:rsidRDefault="007A13E7" w:rsidP="007A13E7">
            <w:pPr>
              <w:rPr>
                <w:color w:val="000000"/>
                <w:sz w:val="18"/>
                <w:szCs w:val="18"/>
              </w:rPr>
            </w:pPr>
            <w:r>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499"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71B6AD50" w14:textId="77777777" w:rsidR="007A13E7" w:rsidRPr="00057F32" w:rsidRDefault="007A13E7" w:rsidP="007A13E7">
            <w:pPr>
              <w:rPr>
                <w:color w:val="000000"/>
                <w:sz w:val="18"/>
                <w:szCs w:val="18"/>
              </w:rPr>
            </w:pPr>
          </w:p>
        </w:tc>
        <w:tc>
          <w:tcPr>
            <w:tcW w:w="1947" w:type="dxa"/>
            <w:tcBorders>
              <w:top w:val="single" w:sz="4" w:space="0" w:color="auto"/>
              <w:left w:val="nil"/>
              <w:bottom w:val="single" w:sz="4" w:space="0" w:color="auto"/>
              <w:right w:val="single" w:sz="4" w:space="0" w:color="auto"/>
            </w:tcBorders>
            <w:shd w:val="clear" w:color="auto" w:fill="auto"/>
            <w:vAlign w:val="center"/>
            <w:tcPrChange w:id="500"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0823BA8C" w14:textId="77777777" w:rsidR="007A13E7" w:rsidRPr="005878AC" w:rsidRDefault="007A13E7" w:rsidP="007A13E7">
            <w:pPr>
              <w:rPr>
                <w:color w:val="000000"/>
                <w:sz w:val="18"/>
                <w:szCs w:val="18"/>
              </w:rPr>
            </w:pPr>
            <w:r w:rsidRPr="005878AC">
              <w:rPr>
                <w:color w:val="000000"/>
                <w:sz w:val="18"/>
                <w:szCs w:val="18"/>
              </w:rPr>
              <w:t>Zorgverlener</w:t>
            </w:r>
          </w:p>
        </w:tc>
        <w:tc>
          <w:tcPr>
            <w:tcW w:w="517" w:type="dxa"/>
            <w:tcBorders>
              <w:top w:val="single" w:sz="4" w:space="0" w:color="auto"/>
              <w:left w:val="nil"/>
              <w:bottom w:val="single" w:sz="4" w:space="0" w:color="auto"/>
              <w:right w:val="single" w:sz="4" w:space="0" w:color="auto"/>
            </w:tcBorders>
            <w:shd w:val="clear" w:color="auto" w:fill="auto"/>
            <w:vAlign w:val="center"/>
            <w:tcPrChange w:id="501"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5DB8304D" w14:textId="6D649ADB" w:rsidR="007A13E7" w:rsidRDefault="00A73CCD" w:rsidP="007A13E7">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502"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7E21D096" w14:textId="044A0315" w:rsidR="007A13E7" w:rsidRPr="00554AD8" w:rsidRDefault="007A13E7" w:rsidP="007A13E7">
            <w:pPr>
              <w:rPr>
                <w:color w:val="000000"/>
                <w:sz w:val="18"/>
                <w:szCs w:val="18"/>
              </w:rPr>
            </w:pPr>
            <w:r>
              <w:rPr>
                <w:color w:val="000000"/>
                <w:sz w:val="18"/>
                <w:szCs w:val="18"/>
              </w:rPr>
              <w:t xml:space="preserve">Het concept beschrijft de Zorgverlener aan wie de </w:t>
            </w:r>
            <w:del w:id="503" w:author="Yvonne Pijnacker Hordijk" w:date="2019-12-05T14:32:00Z">
              <w:r w:rsidDel="004574E3">
                <w:rPr>
                  <w:color w:val="000000"/>
                  <w:sz w:val="18"/>
                  <w:szCs w:val="18"/>
                </w:rPr>
                <w:delText xml:space="preserve">correspondentie </w:delText>
              </w:r>
            </w:del>
            <w:ins w:id="504" w:author="Yvonne Pijnacker Hordijk" w:date="2019-12-05T14:32:00Z">
              <w:r w:rsidR="004574E3">
                <w:rPr>
                  <w:color w:val="000000"/>
                  <w:sz w:val="18"/>
                  <w:szCs w:val="18"/>
                </w:rPr>
                <w:t xml:space="preserve">brief </w:t>
              </w:r>
            </w:ins>
            <w:r>
              <w:rPr>
                <w:color w:val="000000"/>
                <w:sz w:val="18"/>
                <w:szCs w:val="18"/>
              </w:rPr>
              <w:t>verstuurd</w:t>
            </w:r>
            <w:r w:rsidR="00B426E2">
              <w:rPr>
                <w:color w:val="000000"/>
                <w:sz w:val="18"/>
                <w:szCs w:val="18"/>
              </w:rPr>
              <w:t xml:space="preserve"> is</w:t>
            </w:r>
            <w:r>
              <w:rPr>
                <w:color w:val="000000"/>
                <w:sz w:val="18"/>
                <w:szCs w:val="18"/>
              </w:rPr>
              <w:t>.</w:t>
            </w:r>
          </w:p>
        </w:tc>
        <w:tc>
          <w:tcPr>
            <w:tcW w:w="1215" w:type="dxa"/>
            <w:tcBorders>
              <w:top w:val="single" w:sz="4" w:space="0" w:color="auto"/>
              <w:left w:val="nil"/>
              <w:bottom w:val="single" w:sz="4" w:space="0" w:color="auto"/>
              <w:right w:val="single" w:sz="4" w:space="0" w:color="auto"/>
            </w:tcBorders>
            <w:shd w:val="clear" w:color="auto" w:fill="auto"/>
            <w:vAlign w:val="center"/>
            <w:tcPrChange w:id="505"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724C09CB" w14:textId="77777777" w:rsidR="007A13E7" w:rsidRPr="004366C7" w:rsidRDefault="007A13E7" w:rsidP="007A13E7">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506"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6A20A1F6" w14:textId="60575607" w:rsidR="007A13E7" w:rsidRPr="00057F32" w:rsidRDefault="008A6B57" w:rsidP="007A13E7">
            <w:pPr>
              <w:rPr>
                <w:color w:val="000000"/>
                <w:sz w:val="18"/>
                <w:szCs w:val="18"/>
              </w:rPr>
            </w:pPr>
            <w:ins w:id="507" w:author="Yvonne Pijnacker Hordijk" w:date="2019-12-05T10:19:00Z">
              <w:r>
                <w:rPr>
                  <w:color w:val="000000"/>
                  <w:sz w:val="18"/>
                  <w:szCs w:val="18"/>
                </w:rPr>
                <w:t>Discipline (NHG tabel12) wordt bij het afdelingsspecialisme van de zorgaanbieder vastgelegd.</w:t>
              </w:r>
            </w:ins>
          </w:p>
        </w:tc>
        <w:tc>
          <w:tcPr>
            <w:tcW w:w="1559" w:type="dxa"/>
            <w:tcBorders>
              <w:top w:val="single" w:sz="4" w:space="0" w:color="auto"/>
              <w:left w:val="nil"/>
              <w:bottom w:val="single" w:sz="4" w:space="0" w:color="auto"/>
              <w:right w:val="single" w:sz="4" w:space="0" w:color="auto"/>
            </w:tcBorders>
            <w:shd w:val="clear" w:color="auto" w:fill="auto"/>
            <w:vAlign w:val="center"/>
            <w:tcPrChange w:id="508"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00F245E5" w14:textId="77777777" w:rsidR="007A13E7" w:rsidRPr="004366C7" w:rsidRDefault="007A13E7" w:rsidP="007A13E7">
            <w:pPr>
              <w:rPr>
                <w:rFonts w:cstheme="minorHAnsi"/>
                <w:color w:val="000000"/>
                <w:sz w:val="18"/>
                <w:szCs w:val="18"/>
              </w:rPr>
            </w:pPr>
          </w:p>
        </w:tc>
      </w:tr>
      <w:tr w:rsidR="00FD168D" w:rsidRPr="00C503F2" w14:paraId="0F794ABB" w14:textId="77777777" w:rsidTr="2B43351A">
        <w:trPr>
          <w:trHeight w:val="300"/>
          <w:trPrChange w:id="509" w:author="Yvonne Pijnacker Hordijk" w:date="2019-12-13T17:05:00Z">
            <w:trPr>
              <w:trHeight w:val="300"/>
            </w:trPr>
          </w:trPrChange>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tcPrChange w:id="510" w:author="Yvonne Pijnacker Hordijk" w:date="2019-12-13T17:05:00Z">
              <w:tcPr>
                <w:tcW w:w="1092"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E9615B1" w14:textId="77777777" w:rsidR="007A4CCE" w:rsidRPr="007B4206" w:rsidRDefault="007A4CCE" w:rsidP="007A4CCE">
            <w:pPr>
              <w:rPr>
                <w:color w:val="000000"/>
                <w:sz w:val="18"/>
                <w:szCs w:val="18"/>
              </w:rPr>
            </w:pPr>
            <w:r w:rsidRPr="00057F32">
              <w:rPr>
                <w:color w:val="000000"/>
                <w:sz w:val="18"/>
                <w:szCs w:val="18"/>
              </w:rPr>
              <w:t>Bouwsteen</w:t>
            </w:r>
          </w:p>
        </w:tc>
        <w:tc>
          <w:tcPr>
            <w:tcW w:w="363" w:type="dxa"/>
            <w:tcBorders>
              <w:top w:val="single" w:sz="4" w:space="0" w:color="auto"/>
              <w:left w:val="nil"/>
              <w:bottom w:val="single" w:sz="4" w:space="0" w:color="auto"/>
              <w:right w:val="single" w:sz="4" w:space="0" w:color="auto"/>
            </w:tcBorders>
            <w:shd w:val="clear" w:color="auto" w:fill="auto"/>
            <w:vAlign w:val="center"/>
            <w:tcPrChange w:id="511" w:author="Yvonne Pijnacker Hordijk" w:date="2019-12-13T17:05:00Z">
              <w:tcPr>
                <w:tcW w:w="363" w:type="dxa"/>
                <w:tcBorders>
                  <w:top w:val="single" w:sz="4" w:space="0" w:color="auto"/>
                  <w:left w:val="nil"/>
                  <w:bottom w:val="single" w:sz="4" w:space="0" w:color="auto"/>
                  <w:right w:val="single" w:sz="4" w:space="0" w:color="auto"/>
                </w:tcBorders>
                <w:shd w:val="clear" w:color="auto" w:fill="auto"/>
                <w:vAlign w:val="center"/>
              </w:tcPr>
            </w:tcPrChange>
          </w:tcPr>
          <w:p w14:paraId="5ECB3643" w14:textId="77777777" w:rsidR="007A4CCE" w:rsidRPr="007B4206" w:rsidRDefault="007A4CCE" w:rsidP="007A4CCE">
            <w:pPr>
              <w:rPr>
                <w:color w:val="000000"/>
                <w:sz w:val="18"/>
                <w:szCs w:val="18"/>
              </w:rPr>
            </w:pPr>
            <w:r w:rsidRPr="00057F32">
              <w:rPr>
                <w:color w:val="000000"/>
                <w:sz w:val="18"/>
                <w:szCs w:val="18"/>
              </w:rPr>
              <w:t> </w:t>
            </w:r>
          </w:p>
        </w:tc>
        <w:tc>
          <w:tcPr>
            <w:tcW w:w="1947" w:type="dxa"/>
            <w:tcBorders>
              <w:top w:val="single" w:sz="4" w:space="0" w:color="auto"/>
              <w:left w:val="nil"/>
              <w:bottom w:val="single" w:sz="4" w:space="0" w:color="auto"/>
              <w:right w:val="single" w:sz="4" w:space="0" w:color="auto"/>
            </w:tcBorders>
            <w:shd w:val="clear" w:color="auto" w:fill="auto"/>
            <w:vAlign w:val="center"/>
            <w:tcPrChange w:id="512" w:author="Yvonne Pijnacker Hordijk" w:date="2019-12-13T17:05:00Z">
              <w:tcPr>
                <w:tcW w:w="1947" w:type="dxa"/>
                <w:tcBorders>
                  <w:top w:val="single" w:sz="4" w:space="0" w:color="auto"/>
                  <w:left w:val="nil"/>
                  <w:bottom w:val="single" w:sz="4" w:space="0" w:color="auto"/>
                  <w:right w:val="single" w:sz="4" w:space="0" w:color="auto"/>
                </w:tcBorders>
                <w:shd w:val="clear" w:color="auto" w:fill="auto"/>
                <w:vAlign w:val="center"/>
              </w:tcPr>
            </w:tcPrChange>
          </w:tcPr>
          <w:p w14:paraId="34ED980F" w14:textId="177924A6" w:rsidR="007A4CCE" w:rsidRPr="005878AC" w:rsidRDefault="007A4CCE" w:rsidP="007A4CCE">
            <w:pPr>
              <w:rPr>
                <w:color w:val="000000"/>
                <w:sz w:val="18"/>
                <w:szCs w:val="18"/>
              </w:rPr>
            </w:pPr>
            <w:r w:rsidRPr="005878AC">
              <w:rPr>
                <w:color w:val="000000"/>
                <w:sz w:val="18"/>
                <w:szCs w:val="18"/>
              </w:rPr>
              <w:t>Zorgverlener::</w:t>
            </w:r>
            <w:proofErr w:type="spellStart"/>
            <w:r w:rsidRPr="005878AC">
              <w:rPr>
                <w:color w:val="000000"/>
                <w:sz w:val="18"/>
                <w:szCs w:val="18"/>
              </w:rPr>
              <w:t>Postver</w:t>
            </w:r>
            <w:proofErr w:type="spellEnd"/>
            <w:r w:rsidR="005878AC">
              <w:rPr>
                <w:color w:val="000000"/>
                <w:sz w:val="18"/>
                <w:szCs w:val="18"/>
              </w:rPr>
              <w:t>-</w:t>
            </w:r>
            <w:r w:rsidRPr="005878AC">
              <w:rPr>
                <w:color w:val="000000"/>
                <w:sz w:val="18"/>
                <w:szCs w:val="18"/>
              </w:rPr>
              <w:t>werker</w:t>
            </w:r>
          </w:p>
        </w:tc>
        <w:tc>
          <w:tcPr>
            <w:tcW w:w="517" w:type="dxa"/>
            <w:tcBorders>
              <w:top w:val="single" w:sz="4" w:space="0" w:color="auto"/>
              <w:left w:val="nil"/>
              <w:bottom w:val="single" w:sz="4" w:space="0" w:color="auto"/>
              <w:right w:val="single" w:sz="4" w:space="0" w:color="auto"/>
            </w:tcBorders>
            <w:shd w:val="clear" w:color="auto" w:fill="auto"/>
            <w:vAlign w:val="center"/>
            <w:tcPrChange w:id="513" w:author="Yvonne Pijnacker Hordijk" w:date="2019-12-13T17:05:00Z">
              <w:tcPr>
                <w:tcW w:w="517" w:type="dxa"/>
                <w:tcBorders>
                  <w:top w:val="single" w:sz="4" w:space="0" w:color="auto"/>
                  <w:left w:val="nil"/>
                  <w:bottom w:val="single" w:sz="4" w:space="0" w:color="auto"/>
                  <w:right w:val="single" w:sz="4" w:space="0" w:color="auto"/>
                </w:tcBorders>
                <w:shd w:val="clear" w:color="auto" w:fill="auto"/>
                <w:vAlign w:val="center"/>
              </w:tcPr>
            </w:tcPrChange>
          </w:tcPr>
          <w:p w14:paraId="19EF4A9F" w14:textId="77777777" w:rsidR="007A4CCE" w:rsidRPr="007B4206" w:rsidRDefault="007A4CCE" w:rsidP="007A4CCE">
            <w:pPr>
              <w:rPr>
                <w:color w:val="000000"/>
                <w:sz w:val="18"/>
                <w:szCs w:val="18"/>
              </w:rPr>
            </w:pPr>
            <w:r>
              <w:rPr>
                <w:color w:val="000000"/>
                <w:sz w:val="18"/>
                <w:szCs w:val="18"/>
              </w:rPr>
              <w:t>0..1</w:t>
            </w:r>
          </w:p>
        </w:tc>
        <w:tc>
          <w:tcPr>
            <w:tcW w:w="2850" w:type="dxa"/>
            <w:tcBorders>
              <w:top w:val="single" w:sz="4" w:space="0" w:color="auto"/>
              <w:left w:val="nil"/>
              <w:bottom w:val="single" w:sz="4" w:space="0" w:color="auto"/>
              <w:right w:val="single" w:sz="4" w:space="0" w:color="auto"/>
            </w:tcBorders>
            <w:shd w:val="clear" w:color="auto" w:fill="auto"/>
            <w:vAlign w:val="center"/>
            <w:tcPrChange w:id="514" w:author="Yvonne Pijnacker Hordijk" w:date="2019-12-13T17:05:00Z">
              <w:tcPr>
                <w:tcW w:w="2850" w:type="dxa"/>
                <w:tcBorders>
                  <w:top w:val="single" w:sz="4" w:space="0" w:color="auto"/>
                  <w:left w:val="nil"/>
                  <w:bottom w:val="single" w:sz="4" w:space="0" w:color="auto"/>
                  <w:right w:val="single" w:sz="4" w:space="0" w:color="auto"/>
                </w:tcBorders>
                <w:shd w:val="clear" w:color="auto" w:fill="auto"/>
                <w:vAlign w:val="center"/>
              </w:tcPr>
            </w:tcPrChange>
          </w:tcPr>
          <w:p w14:paraId="0C0E8111" w14:textId="65B477A9" w:rsidR="007A4CCE" w:rsidRPr="004C34F3" w:rsidRDefault="007A4CCE" w:rsidP="007A4CCE">
            <w:pPr>
              <w:rPr>
                <w:color w:val="000000" w:themeColor="text1"/>
                <w:sz w:val="18"/>
                <w:szCs w:val="18"/>
              </w:rPr>
            </w:pPr>
            <w:r w:rsidRPr="00CB61D2">
              <w:rPr>
                <w:color w:val="000000"/>
                <w:sz w:val="18"/>
                <w:szCs w:val="18"/>
              </w:rPr>
              <w:t xml:space="preserve">De zorgverlener die de binnengekomen </w:t>
            </w:r>
            <w:del w:id="515" w:author="Yvonne Pijnacker Hordijk" w:date="2019-12-05T14:32:00Z">
              <w:r w:rsidRPr="00CB61D2" w:rsidDel="004574E3">
                <w:rPr>
                  <w:color w:val="000000"/>
                  <w:sz w:val="18"/>
                  <w:szCs w:val="18"/>
                </w:rPr>
                <w:delText xml:space="preserve">correspondentie </w:delText>
              </w:r>
            </w:del>
            <w:ins w:id="516" w:author="Yvonne Pijnacker Hordijk" w:date="2019-12-05T14:32:00Z">
              <w:r w:rsidR="004574E3">
                <w:rPr>
                  <w:color w:val="000000"/>
                  <w:sz w:val="18"/>
                  <w:szCs w:val="18"/>
                </w:rPr>
                <w:t>brief</w:t>
              </w:r>
              <w:r w:rsidR="004574E3" w:rsidRPr="00CB61D2">
                <w:rPr>
                  <w:color w:val="000000"/>
                  <w:sz w:val="18"/>
                  <w:szCs w:val="18"/>
                </w:rPr>
                <w:t xml:space="preserve"> </w:t>
              </w:r>
            </w:ins>
            <w:r w:rsidR="00675463">
              <w:rPr>
                <w:color w:val="000000"/>
                <w:sz w:val="18"/>
                <w:szCs w:val="18"/>
              </w:rPr>
              <w:t>heeft verwerkt</w:t>
            </w:r>
            <w:r w:rsidR="00675463" w:rsidRPr="00CB61D2">
              <w:rPr>
                <w:color w:val="000000"/>
                <w:sz w:val="18"/>
                <w:szCs w:val="18"/>
              </w:rPr>
              <w:t xml:space="preserve"> </w:t>
            </w:r>
            <w:r w:rsidRPr="00CB61D2">
              <w:rPr>
                <w:color w:val="000000"/>
                <w:sz w:val="18"/>
                <w:szCs w:val="18"/>
              </w:rPr>
              <w:t>in het patiëntendossier</w:t>
            </w:r>
            <w:r>
              <w:rPr>
                <w:color w:val="000000"/>
                <w:sz w:val="18"/>
                <w:szCs w:val="18"/>
              </w:rPr>
              <w:t>.</w:t>
            </w:r>
          </w:p>
        </w:tc>
        <w:tc>
          <w:tcPr>
            <w:tcW w:w="1215" w:type="dxa"/>
            <w:tcBorders>
              <w:top w:val="single" w:sz="4" w:space="0" w:color="auto"/>
              <w:left w:val="nil"/>
              <w:bottom w:val="single" w:sz="4" w:space="0" w:color="auto"/>
              <w:right w:val="single" w:sz="4" w:space="0" w:color="auto"/>
            </w:tcBorders>
            <w:shd w:val="clear" w:color="auto" w:fill="auto"/>
            <w:vAlign w:val="center"/>
            <w:tcPrChange w:id="517" w:author="Yvonne Pijnacker Hordijk" w:date="2019-12-13T17:05:00Z">
              <w:tcPr>
                <w:tcW w:w="1215" w:type="dxa"/>
                <w:tcBorders>
                  <w:top w:val="single" w:sz="4" w:space="0" w:color="auto"/>
                  <w:left w:val="nil"/>
                  <w:bottom w:val="single" w:sz="4" w:space="0" w:color="auto"/>
                  <w:right w:val="single" w:sz="4" w:space="0" w:color="auto"/>
                </w:tcBorders>
                <w:shd w:val="clear" w:color="auto" w:fill="auto"/>
                <w:vAlign w:val="center"/>
              </w:tcPr>
            </w:tcPrChange>
          </w:tcPr>
          <w:p w14:paraId="237A31B5" w14:textId="77777777" w:rsidR="007A4CCE" w:rsidRPr="004366C7" w:rsidRDefault="007A4CCE" w:rsidP="007A4CCE">
            <w:pPr>
              <w:rPr>
                <w:rFonts w:cstheme="minorHAnsi"/>
                <w:color w:val="000000"/>
                <w:sz w:val="18"/>
                <w:szCs w:val="18"/>
              </w:rPr>
            </w:pPr>
          </w:p>
        </w:tc>
        <w:tc>
          <w:tcPr>
            <w:tcW w:w="1986" w:type="dxa"/>
            <w:tcBorders>
              <w:top w:val="single" w:sz="4" w:space="0" w:color="auto"/>
              <w:left w:val="nil"/>
              <w:bottom w:val="single" w:sz="4" w:space="0" w:color="auto"/>
              <w:right w:val="single" w:sz="4" w:space="0" w:color="auto"/>
            </w:tcBorders>
            <w:shd w:val="clear" w:color="auto" w:fill="auto"/>
            <w:vAlign w:val="center"/>
            <w:tcPrChange w:id="518" w:author="Yvonne Pijnacker Hordijk" w:date="2019-12-13T17:05:00Z">
              <w:tcPr>
                <w:tcW w:w="2694" w:type="dxa"/>
                <w:tcBorders>
                  <w:top w:val="single" w:sz="4" w:space="0" w:color="auto"/>
                  <w:left w:val="nil"/>
                  <w:bottom w:val="single" w:sz="4" w:space="0" w:color="auto"/>
                  <w:right w:val="single" w:sz="4" w:space="0" w:color="auto"/>
                </w:tcBorders>
                <w:shd w:val="clear" w:color="auto" w:fill="auto"/>
                <w:vAlign w:val="center"/>
              </w:tcPr>
            </w:tcPrChange>
          </w:tcPr>
          <w:p w14:paraId="21D1C000" w14:textId="77777777" w:rsidR="007A4CCE" w:rsidRDefault="007A4CCE" w:rsidP="007A4CCE">
            <w:pPr>
              <w:rPr>
                <w:color w:val="000000"/>
                <w:sz w:val="18"/>
                <w:szCs w:val="18"/>
              </w:rPr>
            </w:pPr>
            <w:r>
              <w:rPr>
                <w:color w:val="000000"/>
                <w:sz w:val="18"/>
                <w:szCs w:val="18"/>
              </w:rPr>
              <w:t>Zorgverlener</w:t>
            </w:r>
          </w:p>
          <w:p w14:paraId="06BF9246" w14:textId="77777777" w:rsidR="007A4CCE" w:rsidRPr="007B4206" w:rsidRDefault="007A4CCE" w:rsidP="007A4CCE">
            <w:pPr>
              <w:rPr>
                <w:color w:val="000000"/>
                <w:sz w:val="18"/>
                <w:szCs w:val="18"/>
              </w:rPr>
            </w:pPr>
          </w:p>
        </w:tc>
        <w:tc>
          <w:tcPr>
            <w:tcW w:w="1559" w:type="dxa"/>
            <w:tcBorders>
              <w:top w:val="single" w:sz="4" w:space="0" w:color="auto"/>
              <w:left w:val="nil"/>
              <w:bottom w:val="single" w:sz="4" w:space="0" w:color="auto"/>
              <w:right w:val="single" w:sz="4" w:space="0" w:color="auto"/>
            </w:tcBorders>
            <w:shd w:val="clear" w:color="auto" w:fill="auto"/>
            <w:vAlign w:val="center"/>
            <w:tcPrChange w:id="519" w:author="Yvonne Pijnacker Hordijk" w:date="2019-12-13T17:05:00Z">
              <w:tcPr>
                <w:tcW w:w="851" w:type="dxa"/>
                <w:tcBorders>
                  <w:top w:val="single" w:sz="4" w:space="0" w:color="auto"/>
                  <w:left w:val="nil"/>
                  <w:bottom w:val="single" w:sz="4" w:space="0" w:color="auto"/>
                  <w:right w:val="single" w:sz="4" w:space="0" w:color="auto"/>
                </w:tcBorders>
                <w:shd w:val="clear" w:color="auto" w:fill="auto"/>
                <w:vAlign w:val="center"/>
              </w:tcPr>
            </w:tcPrChange>
          </w:tcPr>
          <w:p w14:paraId="7E5B4BD6" w14:textId="77777777" w:rsidR="007A4CCE" w:rsidRPr="004366C7" w:rsidRDefault="007A4CCE" w:rsidP="007A4CCE">
            <w:pPr>
              <w:rPr>
                <w:rFonts w:cstheme="minorHAnsi"/>
                <w:color w:val="000000"/>
                <w:sz w:val="18"/>
                <w:szCs w:val="18"/>
              </w:rPr>
            </w:pPr>
          </w:p>
        </w:tc>
      </w:tr>
      <w:tr w:rsidR="00FD168D" w:rsidRPr="00C503F2" w14:paraId="296E33B5" w14:textId="387720CA" w:rsidTr="2B43351A">
        <w:trPr>
          <w:trHeight w:val="300"/>
          <w:trPrChange w:id="520" w:author="Yvonne Pijnacker Hordijk" w:date="2019-12-13T17:05:00Z">
            <w:trPr>
              <w:trHeight w:val="300"/>
            </w:trPr>
          </w:trPrChange>
        </w:trPr>
        <w:tc>
          <w:tcPr>
            <w:tcW w:w="1092" w:type="dxa"/>
            <w:tcBorders>
              <w:top w:val="nil"/>
              <w:left w:val="single" w:sz="4" w:space="0" w:color="auto"/>
              <w:bottom w:val="single" w:sz="4" w:space="0" w:color="auto"/>
              <w:right w:val="single" w:sz="4" w:space="0" w:color="auto"/>
            </w:tcBorders>
            <w:shd w:val="clear" w:color="auto" w:fill="auto"/>
            <w:vAlign w:val="center"/>
            <w:tcPrChange w:id="521"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tcPr>
            </w:tcPrChange>
          </w:tcPr>
          <w:p w14:paraId="355C2161" w14:textId="110D9033" w:rsidR="007A4CCE" w:rsidRPr="00057F32" w:rsidRDefault="00822BDF" w:rsidP="007A4CCE">
            <w:pPr>
              <w:rPr>
                <w:color w:val="000000"/>
                <w:sz w:val="18"/>
                <w:szCs w:val="18"/>
              </w:rPr>
            </w:pPr>
            <w:ins w:id="522" w:author="Yvonne Pijnacker Hordijk" w:date="2019-12-05T14:24:00Z">
              <w:r>
                <w:rPr>
                  <w:color w:val="000000"/>
                  <w:sz w:val="18"/>
                  <w:szCs w:val="18"/>
                </w:rPr>
                <w:t>Bouwsteen</w:t>
              </w:r>
            </w:ins>
          </w:p>
        </w:tc>
        <w:tc>
          <w:tcPr>
            <w:tcW w:w="363" w:type="dxa"/>
            <w:tcBorders>
              <w:top w:val="nil"/>
              <w:left w:val="nil"/>
              <w:bottom w:val="single" w:sz="4" w:space="0" w:color="auto"/>
              <w:right w:val="single" w:sz="4" w:space="0" w:color="auto"/>
            </w:tcBorders>
            <w:shd w:val="clear" w:color="auto" w:fill="auto"/>
            <w:vAlign w:val="center"/>
            <w:tcPrChange w:id="523" w:author="Yvonne Pijnacker Hordijk" w:date="2019-12-13T17:05:00Z">
              <w:tcPr>
                <w:tcW w:w="363" w:type="dxa"/>
                <w:tcBorders>
                  <w:top w:val="nil"/>
                  <w:left w:val="nil"/>
                  <w:bottom w:val="single" w:sz="4" w:space="0" w:color="auto"/>
                  <w:right w:val="single" w:sz="4" w:space="0" w:color="auto"/>
                </w:tcBorders>
                <w:shd w:val="clear" w:color="auto" w:fill="auto"/>
                <w:vAlign w:val="center"/>
              </w:tcPr>
            </w:tcPrChange>
          </w:tcPr>
          <w:p w14:paraId="2A79597C" w14:textId="0A1B8216" w:rsidR="007A4CCE" w:rsidRPr="004366C7" w:rsidRDefault="007A4CCE" w:rsidP="007A4CCE">
            <w:pPr>
              <w:rPr>
                <w:rFonts w:cstheme="minorHAnsi"/>
                <w:color w:val="000000"/>
                <w:sz w:val="18"/>
                <w:szCs w:val="18"/>
              </w:rPr>
            </w:pPr>
          </w:p>
        </w:tc>
        <w:tc>
          <w:tcPr>
            <w:tcW w:w="1947" w:type="dxa"/>
            <w:tcBorders>
              <w:top w:val="nil"/>
              <w:left w:val="nil"/>
              <w:bottom w:val="single" w:sz="4" w:space="0" w:color="auto"/>
              <w:right w:val="single" w:sz="4" w:space="0" w:color="auto"/>
            </w:tcBorders>
            <w:shd w:val="clear" w:color="auto" w:fill="auto"/>
            <w:vAlign w:val="center"/>
            <w:tcPrChange w:id="524"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0C6ABC52" w14:textId="65089AAE" w:rsidR="007A4CCE" w:rsidRPr="005878AC" w:rsidRDefault="007A4CCE" w:rsidP="007A4CCE">
            <w:pPr>
              <w:rPr>
                <w:color w:val="000000"/>
                <w:sz w:val="18"/>
                <w:szCs w:val="18"/>
              </w:rPr>
            </w:pPr>
            <w:r w:rsidRPr="005878AC">
              <w:rPr>
                <w:color w:val="000000"/>
                <w:sz w:val="18"/>
                <w:szCs w:val="18"/>
              </w:rPr>
              <w:t>Document</w:t>
            </w:r>
          </w:p>
        </w:tc>
        <w:tc>
          <w:tcPr>
            <w:tcW w:w="517" w:type="dxa"/>
            <w:tcBorders>
              <w:top w:val="nil"/>
              <w:left w:val="nil"/>
              <w:bottom w:val="single" w:sz="4" w:space="0" w:color="auto"/>
              <w:right w:val="single" w:sz="4" w:space="0" w:color="auto"/>
            </w:tcBorders>
            <w:shd w:val="clear" w:color="auto" w:fill="auto"/>
            <w:vAlign w:val="center"/>
            <w:tcPrChange w:id="525" w:author="Yvonne Pijnacker Hordijk" w:date="2019-12-13T17:05:00Z">
              <w:tcPr>
                <w:tcW w:w="517" w:type="dxa"/>
                <w:tcBorders>
                  <w:top w:val="nil"/>
                  <w:left w:val="nil"/>
                  <w:bottom w:val="single" w:sz="4" w:space="0" w:color="auto"/>
                  <w:right w:val="single" w:sz="4" w:space="0" w:color="auto"/>
                </w:tcBorders>
                <w:shd w:val="clear" w:color="auto" w:fill="auto"/>
                <w:vAlign w:val="center"/>
              </w:tcPr>
            </w:tcPrChange>
          </w:tcPr>
          <w:p w14:paraId="75C75A32" w14:textId="53B5C52A" w:rsidR="007A4CCE" w:rsidRPr="00057F32" w:rsidRDefault="007A4CCE" w:rsidP="007A4CCE">
            <w:pPr>
              <w:rPr>
                <w:color w:val="000000"/>
                <w:sz w:val="18"/>
                <w:szCs w:val="18"/>
              </w:rPr>
            </w:pPr>
            <w:r>
              <w:rPr>
                <w:color w:val="000000"/>
                <w:sz w:val="18"/>
                <w:szCs w:val="18"/>
              </w:rPr>
              <w:t>0…</w:t>
            </w:r>
            <w:r w:rsidR="002F6A58">
              <w:rPr>
                <w:color w:val="000000"/>
                <w:sz w:val="18"/>
                <w:szCs w:val="18"/>
              </w:rPr>
              <w:t>*</w:t>
            </w:r>
          </w:p>
        </w:tc>
        <w:tc>
          <w:tcPr>
            <w:tcW w:w="2850" w:type="dxa"/>
            <w:tcBorders>
              <w:top w:val="nil"/>
              <w:left w:val="nil"/>
              <w:bottom w:val="single" w:sz="4" w:space="0" w:color="auto"/>
              <w:right w:val="single" w:sz="4" w:space="0" w:color="auto"/>
            </w:tcBorders>
            <w:shd w:val="clear" w:color="auto" w:fill="auto"/>
            <w:vAlign w:val="center"/>
            <w:tcPrChange w:id="526" w:author="Yvonne Pijnacker Hordijk" w:date="2019-12-13T17:05:00Z">
              <w:tcPr>
                <w:tcW w:w="2850" w:type="dxa"/>
                <w:tcBorders>
                  <w:top w:val="nil"/>
                  <w:left w:val="nil"/>
                  <w:bottom w:val="single" w:sz="4" w:space="0" w:color="auto"/>
                  <w:right w:val="single" w:sz="4" w:space="0" w:color="auto"/>
                </w:tcBorders>
                <w:shd w:val="clear" w:color="auto" w:fill="auto"/>
                <w:vAlign w:val="center"/>
              </w:tcPr>
            </w:tcPrChange>
          </w:tcPr>
          <w:p w14:paraId="7BDC2A25" w14:textId="4F5A4D7E" w:rsidR="007A4CCE" w:rsidRPr="00057F32" w:rsidRDefault="00822BDF" w:rsidP="007A4CCE">
            <w:pPr>
              <w:rPr>
                <w:color w:val="000000"/>
                <w:sz w:val="18"/>
                <w:szCs w:val="18"/>
              </w:rPr>
            </w:pPr>
            <w:ins w:id="527" w:author="Yvonne Pijnacker Hordijk" w:date="2019-12-05T14:25:00Z">
              <w:r>
                <w:rPr>
                  <w:color w:val="000000"/>
                  <w:sz w:val="18"/>
                  <w:szCs w:val="18"/>
                </w:rPr>
                <w:t xml:space="preserve">Het </w:t>
              </w:r>
            </w:ins>
            <w:r w:rsidR="00FF1772" w:rsidRPr="00554AD8">
              <w:rPr>
                <w:color w:val="000000"/>
                <w:sz w:val="18"/>
                <w:szCs w:val="18"/>
              </w:rPr>
              <w:t>concept</w:t>
            </w:r>
            <w:ins w:id="528" w:author="Yvonne Pijnacker Hordijk" w:date="2019-12-05T14:26:00Z">
              <w:r>
                <w:rPr>
                  <w:color w:val="000000"/>
                  <w:sz w:val="18"/>
                  <w:szCs w:val="18"/>
                </w:rPr>
                <w:t xml:space="preserve"> Document</w:t>
              </w:r>
            </w:ins>
            <w:ins w:id="529" w:author="Yvonne Pijnacker Hordijk" w:date="2019-12-05T14:25:00Z">
              <w:r>
                <w:rPr>
                  <w:color w:val="000000"/>
                  <w:sz w:val="18"/>
                  <w:szCs w:val="18"/>
                </w:rPr>
                <w:t xml:space="preserve"> beschrijft </w:t>
              </w:r>
            </w:ins>
            <w:r w:rsidR="00CA21C6">
              <w:rPr>
                <w:color w:val="000000"/>
                <w:sz w:val="18"/>
                <w:szCs w:val="18"/>
              </w:rPr>
              <w:t xml:space="preserve">alles </w:t>
            </w:r>
            <w:r w:rsidR="00CA21C6" w:rsidRPr="00CA21C6">
              <w:rPr>
                <w:color w:val="000000"/>
                <w:sz w:val="18"/>
                <w:szCs w:val="18"/>
              </w:rPr>
              <w:t>wat er in een praktijk binnenkomt/uitgaat. Dit kan digitaal en volledig gestructureerd zijn of een scan zijn van een papieren brief en alles ertussenin</w:t>
            </w:r>
            <w:r w:rsidR="00CA21C6">
              <w:rPr>
                <w:color w:val="000000"/>
                <w:sz w:val="18"/>
                <w:szCs w:val="18"/>
              </w:rPr>
              <w:t>.</w:t>
            </w:r>
          </w:p>
        </w:tc>
        <w:tc>
          <w:tcPr>
            <w:tcW w:w="1215" w:type="dxa"/>
            <w:tcBorders>
              <w:top w:val="nil"/>
              <w:left w:val="nil"/>
              <w:bottom w:val="single" w:sz="4" w:space="0" w:color="auto"/>
              <w:right w:val="single" w:sz="4" w:space="0" w:color="auto"/>
            </w:tcBorders>
            <w:shd w:val="clear" w:color="auto" w:fill="auto"/>
            <w:vAlign w:val="center"/>
            <w:tcPrChange w:id="530" w:author="Yvonne Pijnacker Hordijk" w:date="2019-12-13T17:05:00Z">
              <w:tcPr>
                <w:tcW w:w="1215" w:type="dxa"/>
                <w:tcBorders>
                  <w:top w:val="nil"/>
                  <w:left w:val="nil"/>
                  <w:bottom w:val="single" w:sz="4" w:space="0" w:color="auto"/>
                  <w:right w:val="single" w:sz="4" w:space="0" w:color="auto"/>
                </w:tcBorders>
                <w:shd w:val="clear" w:color="auto" w:fill="auto"/>
                <w:vAlign w:val="center"/>
              </w:tcPr>
            </w:tcPrChange>
          </w:tcPr>
          <w:p w14:paraId="4849C28E" w14:textId="49BC2E06" w:rsidR="007A4CCE" w:rsidRPr="00057F32" w:rsidRDefault="007A4CCE" w:rsidP="007A4CCE">
            <w:pPr>
              <w:rPr>
                <w:color w:val="000000"/>
                <w:sz w:val="18"/>
                <w:szCs w:val="18"/>
              </w:rPr>
            </w:pPr>
          </w:p>
        </w:tc>
        <w:tc>
          <w:tcPr>
            <w:tcW w:w="1986" w:type="dxa"/>
            <w:tcBorders>
              <w:top w:val="nil"/>
              <w:left w:val="nil"/>
              <w:bottom w:val="single" w:sz="4" w:space="0" w:color="auto"/>
              <w:right w:val="single" w:sz="4" w:space="0" w:color="auto"/>
            </w:tcBorders>
            <w:shd w:val="clear" w:color="auto" w:fill="auto"/>
            <w:vAlign w:val="center"/>
            <w:tcPrChange w:id="531" w:author="Yvonne Pijnacker Hordijk" w:date="2019-12-13T17:05:00Z">
              <w:tcPr>
                <w:tcW w:w="2694" w:type="dxa"/>
                <w:tcBorders>
                  <w:top w:val="nil"/>
                  <w:left w:val="nil"/>
                  <w:bottom w:val="single" w:sz="4" w:space="0" w:color="auto"/>
                  <w:right w:val="single" w:sz="4" w:space="0" w:color="auto"/>
                </w:tcBorders>
                <w:shd w:val="clear" w:color="auto" w:fill="auto"/>
                <w:vAlign w:val="center"/>
              </w:tcPr>
            </w:tcPrChange>
          </w:tcPr>
          <w:p w14:paraId="50B997D4" w14:textId="533E7EEF" w:rsidR="007A4CCE" w:rsidRPr="004366C7" w:rsidRDefault="007A4CCE" w:rsidP="007A4CCE">
            <w:pPr>
              <w:rPr>
                <w:rFonts w:cstheme="minorHAnsi"/>
                <w:color w:val="000000"/>
                <w:sz w:val="18"/>
                <w:szCs w:val="18"/>
              </w:rPr>
            </w:pPr>
          </w:p>
        </w:tc>
        <w:tc>
          <w:tcPr>
            <w:tcW w:w="1559" w:type="dxa"/>
            <w:tcBorders>
              <w:top w:val="nil"/>
              <w:left w:val="nil"/>
              <w:bottom w:val="single" w:sz="4" w:space="0" w:color="auto"/>
              <w:right w:val="single" w:sz="4" w:space="0" w:color="auto"/>
            </w:tcBorders>
            <w:shd w:val="clear" w:color="auto" w:fill="auto"/>
            <w:vAlign w:val="center"/>
            <w:tcPrChange w:id="532" w:author="Yvonne Pijnacker Hordijk" w:date="2019-12-13T17:05:00Z">
              <w:tcPr>
                <w:tcW w:w="851" w:type="dxa"/>
                <w:tcBorders>
                  <w:top w:val="nil"/>
                  <w:left w:val="nil"/>
                  <w:bottom w:val="single" w:sz="4" w:space="0" w:color="auto"/>
                  <w:right w:val="single" w:sz="4" w:space="0" w:color="auto"/>
                </w:tcBorders>
                <w:shd w:val="clear" w:color="auto" w:fill="auto"/>
                <w:vAlign w:val="center"/>
              </w:tcPr>
            </w:tcPrChange>
          </w:tcPr>
          <w:p w14:paraId="7B027C79" w14:textId="1F98801A" w:rsidR="007A4CCE" w:rsidRPr="00057F32" w:rsidRDefault="007A4CCE" w:rsidP="007A4CCE">
            <w:pPr>
              <w:rPr>
                <w:color w:val="000000"/>
                <w:sz w:val="18"/>
                <w:szCs w:val="18"/>
              </w:rPr>
            </w:pPr>
          </w:p>
        </w:tc>
      </w:tr>
      <w:tr w:rsidR="00FD168D" w:rsidRPr="00C503F2" w14:paraId="29B76AE8" w14:textId="77777777" w:rsidTr="2B43351A">
        <w:trPr>
          <w:trHeight w:val="300"/>
          <w:trPrChange w:id="533" w:author="Yvonne Pijnacker Hordijk" w:date="2019-12-13T17:05:00Z">
            <w:trPr>
              <w:trHeight w:val="300"/>
            </w:trPr>
          </w:trPrChange>
        </w:trPr>
        <w:tc>
          <w:tcPr>
            <w:tcW w:w="1092" w:type="dxa"/>
            <w:tcBorders>
              <w:top w:val="nil"/>
              <w:left w:val="single" w:sz="4" w:space="0" w:color="auto"/>
              <w:bottom w:val="single" w:sz="4" w:space="0" w:color="auto"/>
              <w:right w:val="single" w:sz="4" w:space="0" w:color="auto"/>
            </w:tcBorders>
            <w:shd w:val="clear" w:color="auto" w:fill="auto"/>
            <w:vAlign w:val="center"/>
            <w:tcPrChange w:id="534"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tcPr>
            </w:tcPrChange>
          </w:tcPr>
          <w:p w14:paraId="5D15686D" w14:textId="4C061183" w:rsidR="007A4CCE" w:rsidRDefault="007A4CCE" w:rsidP="007A4CCE">
            <w:pPr>
              <w:rPr>
                <w:color w:val="000000"/>
                <w:sz w:val="18"/>
                <w:szCs w:val="18"/>
              </w:rPr>
            </w:pPr>
            <w:commentRangeStart w:id="535"/>
            <w:r>
              <w:rPr>
                <w:color w:val="000000"/>
                <w:sz w:val="18"/>
                <w:szCs w:val="18"/>
              </w:rPr>
              <w:t>BLOB</w:t>
            </w:r>
          </w:p>
        </w:tc>
        <w:tc>
          <w:tcPr>
            <w:tcW w:w="363" w:type="dxa"/>
            <w:tcBorders>
              <w:top w:val="nil"/>
              <w:left w:val="nil"/>
              <w:bottom w:val="single" w:sz="4" w:space="0" w:color="auto"/>
              <w:right w:val="single" w:sz="4" w:space="0" w:color="auto"/>
            </w:tcBorders>
            <w:shd w:val="clear" w:color="auto" w:fill="auto"/>
            <w:vAlign w:val="center"/>
            <w:tcPrChange w:id="536" w:author="Yvonne Pijnacker Hordijk" w:date="2019-12-13T17:05:00Z">
              <w:tcPr>
                <w:tcW w:w="363" w:type="dxa"/>
                <w:tcBorders>
                  <w:top w:val="nil"/>
                  <w:left w:val="nil"/>
                  <w:bottom w:val="single" w:sz="4" w:space="0" w:color="auto"/>
                  <w:right w:val="single" w:sz="4" w:space="0" w:color="auto"/>
                </w:tcBorders>
                <w:shd w:val="clear" w:color="auto" w:fill="auto"/>
                <w:vAlign w:val="center"/>
              </w:tcPr>
            </w:tcPrChange>
          </w:tcPr>
          <w:p w14:paraId="19540BAC" w14:textId="77777777" w:rsidR="007A4CCE" w:rsidRPr="004366C7" w:rsidRDefault="007A4CCE" w:rsidP="007A4CCE">
            <w:pPr>
              <w:rPr>
                <w:rFonts w:cstheme="minorHAnsi"/>
                <w:color w:val="000000"/>
                <w:sz w:val="18"/>
                <w:szCs w:val="18"/>
              </w:rPr>
            </w:pPr>
          </w:p>
        </w:tc>
        <w:tc>
          <w:tcPr>
            <w:tcW w:w="1947" w:type="dxa"/>
            <w:tcBorders>
              <w:top w:val="nil"/>
              <w:left w:val="nil"/>
              <w:bottom w:val="single" w:sz="4" w:space="0" w:color="auto"/>
              <w:right w:val="single" w:sz="4" w:space="0" w:color="auto"/>
            </w:tcBorders>
            <w:shd w:val="clear" w:color="auto" w:fill="auto"/>
            <w:vAlign w:val="center"/>
            <w:tcPrChange w:id="537"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48507271" w14:textId="11FA546F" w:rsidR="007A4CCE" w:rsidRPr="005878AC" w:rsidRDefault="004734FE" w:rsidP="007A4CCE">
            <w:pPr>
              <w:rPr>
                <w:color w:val="000000"/>
                <w:sz w:val="18"/>
                <w:szCs w:val="18"/>
              </w:rPr>
            </w:pPr>
            <w:commentRangeStart w:id="538"/>
            <w:ins w:id="539" w:author="Yvonne Pijnacker Hordijk" w:date="2019-12-05T11:12:00Z">
              <w:r>
                <w:rPr>
                  <w:color w:val="000000"/>
                  <w:sz w:val="18"/>
                  <w:szCs w:val="18"/>
                </w:rPr>
                <w:t>Bestandsinhoud</w:t>
              </w:r>
            </w:ins>
            <w:commentRangeEnd w:id="538"/>
            <w:r w:rsidR="009F1829">
              <w:rPr>
                <w:rStyle w:val="Verwijzingopmerking"/>
                <w:rFonts w:asciiTheme="minorHAnsi" w:eastAsiaTheme="minorHAnsi" w:hAnsiTheme="minorHAnsi" w:cstheme="minorBidi"/>
                <w:lang w:eastAsia="en-US"/>
              </w:rPr>
              <w:commentReference w:id="538"/>
            </w:r>
          </w:p>
        </w:tc>
        <w:tc>
          <w:tcPr>
            <w:tcW w:w="517" w:type="dxa"/>
            <w:tcBorders>
              <w:top w:val="nil"/>
              <w:left w:val="nil"/>
              <w:bottom w:val="single" w:sz="4" w:space="0" w:color="auto"/>
              <w:right w:val="single" w:sz="4" w:space="0" w:color="auto"/>
            </w:tcBorders>
            <w:shd w:val="clear" w:color="auto" w:fill="auto"/>
            <w:vAlign w:val="center"/>
            <w:tcPrChange w:id="540" w:author="Yvonne Pijnacker Hordijk" w:date="2019-12-13T17:05:00Z">
              <w:tcPr>
                <w:tcW w:w="517" w:type="dxa"/>
                <w:tcBorders>
                  <w:top w:val="nil"/>
                  <w:left w:val="nil"/>
                  <w:bottom w:val="single" w:sz="4" w:space="0" w:color="auto"/>
                  <w:right w:val="single" w:sz="4" w:space="0" w:color="auto"/>
                </w:tcBorders>
                <w:shd w:val="clear" w:color="auto" w:fill="auto"/>
                <w:vAlign w:val="center"/>
              </w:tcPr>
            </w:tcPrChange>
          </w:tcPr>
          <w:p w14:paraId="5143324A" w14:textId="5698F3FF" w:rsidR="007A4CCE" w:rsidRDefault="007A4CCE" w:rsidP="007A4CCE">
            <w:pPr>
              <w:rPr>
                <w:color w:val="000000"/>
                <w:sz w:val="18"/>
                <w:szCs w:val="18"/>
              </w:rPr>
            </w:pPr>
            <w:r>
              <w:rPr>
                <w:color w:val="000000"/>
                <w:sz w:val="18"/>
                <w:szCs w:val="18"/>
              </w:rPr>
              <w:t>1..1</w:t>
            </w:r>
          </w:p>
        </w:tc>
        <w:tc>
          <w:tcPr>
            <w:tcW w:w="2850" w:type="dxa"/>
            <w:tcBorders>
              <w:top w:val="nil"/>
              <w:left w:val="nil"/>
              <w:bottom w:val="single" w:sz="4" w:space="0" w:color="auto"/>
              <w:right w:val="single" w:sz="4" w:space="0" w:color="auto"/>
            </w:tcBorders>
            <w:shd w:val="clear" w:color="auto" w:fill="auto"/>
            <w:vAlign w:val="center"/>
            <w:tcPrChange w:id="541" w:author="Yvonne Pijnacker Hordijk" w:date="2019-12-13T17:05:00Z">
              <w:tcPr>
                <w:tcW w:w="2850" w:type="dxa"/>
                <w:tcBorders>
                  <w:top w:val="nil"/>
                  <w:left w:val="nil"/>
                  <w:bottom w:val="single" w:sz="4" w:space="0" w:color="auto"/>
                  <w:right w:val="single" w:sz="4" w:space="0" w:color="auto"/>
                </w:tcBorders>
                <w:shd w:val="clear" w:color="auto" w:fill="auto"/>
                <w:vAlign w:val="center"/>
              </w:tcPr>
            </w:tcPrChange>
          </w:tcPr>
          <w:p w14:paraId="19ED278A" w14:textId="535E2BCE" w:rsidR="007A4CCE" w:rsidRDefault="00F3725A" w:rsidP="007A4CCE">
            <w:pPr>
              <w:rPr>
                <w:color w:val="000000"/>
                <w:sz w:val="18"/>
                <w:szCs w:val="18"/>
              </w:rPr>
            </w:pPr>
            <w:r>
              <w:rPr>
                <w:color w:val="000000"/>
                <w:sz w:val="18"/>
                <w:szCs w:val="18"/>
              </w:rPr>
              <w:t>Het (medisch) inhoudelijk gedeelte</w:t>
            </w:r>
            <w:r w:rsidR="00B77959">
              <w:rPr>
                <w:color w:val="000000"/>
                <w:sz w:val="18"/>
                <w:szCs w:val="18"/>
              </w:rPr>
              <w:t xml:space="preserve"> van het document.</w:t>
            </w:r>
          </w:p>
        </w:tc>
        <w:commentRangeEnd w:id="535"/>
        <w:tc>
          <w:tcPr>
            <w:tcW w:w="1215" w:type="dxa"/>
            <w:tcBorders>
              <w:top w:val="nil"/>
              <w:left w:val="nil"/>
              <w:bottom w:val="single" w:sz="4" w:space="0" w:color="auto"/>
              <w:right w:val="single" w:sz="4" w:space="0" w:color="auto"/>
            </w:tcBorders>
            <w:shd w:val="clear" w:color="auto" w:fill="auto"/>
            <w:vAlign w:val="center"/>
            <w:tcPrChange w:id="542" w:author="Yvonne Pijnacker Hordijk" w:date="2019-12-13T17:05:00Z">
              <w:tcPr>
                <w:tcW w:w="1215" w:type="dxa"/>
                <w:tcBorders>
                  <w:top w:val="nil"/>
                  <w:left w:val="nil"/>
                  <w:bottom w:val="single" w:sz="4" w:space="0" w:color="auto"/>
                  <w:right w:val="single" w:sz="4" w:space="0" w:color="auto"/>
                </w:tcBorders>
                <w:shd w:val="clear" w:color="auto" w:fill="auto"/>
                <w:vAlign w:val="center"/>
              </w:tcPr>
            </w:tcPrChange>
          </w:tcPr>
          <w:p w14:paraId="3A1286C4" w14:textId="77777777" w:rsidR="007A4CCE" w:rsidRPr="00057F32" w:rsidRDefault="009F1829" w:rsidP="007A4CCE">
            <w:pPr>
              <w:rPr>
                <w:color w:val="000000"/>
                <w:sz w:val="18"/>
                <w:szCs w:val="18"/>
              </w:rPr>
            </w:pPr>
            <w:r>
              <w:rPr>
                <w:rStyle w:val="Verwijzingopmerking"/>
                <w:rFonts w:asciiTheme="minorHAnsi" w:eastAsiaTheme="minorHAnsi" w:hAnsiTheme="minorHAnsi" w:cstheme="minorBidi"/>
                <w:lang w:eastAsia="en-US"/>
              </w:rPr>
              <w:commentReference w:id="535"/>
            </w:r>
          </w:p>
        </w:tc>
        <w:tc>
          <w:tcPr>
            <w:tcW w:w="1986" w:type="dxa"/>
            <w:tcBorders>
              <w:top w:val="nil"/>
              <w:left w:val="nil"/>
              <w:bottom w:val="single" w:sz="4" w:space="0" w:color="auto"/>
              <w:right w:val="single" w:sz="4" w:space="0" w:color="auto"/>
            </w:tcBorders>
            <w:shd w:val="clear" w:color="auto" w:fill="auto"/>
            <w:vAlign w:val="center"/>
            <w:tcPrChange w:id="543" w:author="Yvonne Pijnacker Hordijk" w:date="2019-12-13T17:05:00Z">
              <w:tcPr>
                <w:tcW w:w="2694" w:type="dxa"/>
                <w:tcBorders>
                  <w:top w:val="nil"/>
                  <w:left w:val="nil"/>
                  <w:bottom w:val="single" w:sz="4" w:space="0" w:color="auto"/>
                  <w:right w:val="single" w:sz="4" w:space="0" w:color="auto"/>
                </w:tcBorders>
                <w:shd w:val="clear" w:color="auto" w:fill="auto"/>
                <w:vAlign w:val="center"/>
              </w:tcPr>
            </w:tcPrChange>
          </w:tcPr>
          <w:p w14:paraId="73C8D86E" w14:textId="77777777" w:rsidR="007A4CCE" w:rsidRPr="004366C7" w:rsidRDefault="007A4CCE" w:rsidP="007A4CCE">
            <w:pPr>
              <w:rPr>
                <w:rFonts w:cstheme="minorHAnsi"/>
                <w:color w:val="000000"/>
                <w:sz w:val="18"/>
                <w:szCs w:val="18"/>
              </w:rPr>
            </w:pPr>
          </w:p>
        </w:tc>
        <w:tc>
          <w:tcPr>
            <w:tcW w:w="1559" w:type="dxa"/>
            <w:tcBorders>
              <w:top w:val="nil"/>
              <w:left w:val="nil"/>
              <w:bottom w:val="single" w:sz="4" w:space="0" w:color="auto"/>
              <w:right w:val="single" w:sz="4" w:space="0" w:color="auto"/>
            </w:tcBorders>
            <w:shd w:val="clear" w:color="auto" w:fill="auto"/>
            <w:vAlign w:val="center"/>
            <w:tcPrChange w:id="544" w:author="Yvonne Pijnacker Hordijk" w:date="2019-12-13T17:05:00Z">
              <w:tcPr>
                <w:tcW w:w="851" w:type="dxa"/>
                <w:tcBorders>
                  <w:top w:val="nil"/>
                  <w:left w:val="nil"/>
                  <w:bottom w:val="single" w:sz="4" w:space="0" w:color="auto"/>
                  <w:right w:val="single" w:sz="4" w:space="0" w:color="auto"/>
                </w:tcBorders>
                <w:shd w:val="clear" w:color="auto" w:fill="auto"/>
                <w:vAlign w:val="center"/>
              </w:tcPr>
            </w:tcPrChange>
          </w:tcPr>
          <w:p w14:paraId="7B23DBE2" w14:textId="77777777" w:rsidR="007A4CCE" w:rsidRPr="00057F32" w:rsidRDefault="007A4CCE" w:rsidP="007A4CCE">
            <w:pPr>
              <w:rPr>
                <w:color w:val="000000"/>
                <w:sz w:val="18"/>
                <w:szCs w:val="18"/>
              </w:rPr>
            </w:pPr>
          </w:p>
        </w:tc>
      </w:tr>
      <w:tr w:rsidR="00FD168D" w:rsidRPr="00C503F2" w14:paraId="125785B4" w14:textId="009D3649" w:rsidTr="2B43351A">
        <w:trPr>
          <w:trHeight w:val="300"/>
          <w:trPrChange w:id="545" w:author="Yvonne Pijnacker Hordijk" w:date="2019-12-13T17:05:00Z">
            <w:trPr>
              <w:trHeight w:val="300"/>
            </w:trPr>
          </w:trPrChange>
        </w:trPr>
        <w:tc>
          <w:tcPr>
            <w:tcW w:w="1092" w:type="dxa"/>
            <w:tcBorders>
              <w:top w:val="nil"/>
              <w:left w:val="single" w:sz="4" w:space="0" w:color="auto"/>
              <w:bottom w:val="single" w:sz="4" w:space="0" w:color="auto"/>
              <w:right w:val="single" w:sz="4" w:space="0" w:color="auto"/>
            </w:tcBorders>
            <w:shd w:val="clear" w:color="auto" w:fill="auto"/>
            <w:vAlign w:val="center"/>
            <w:tcPrChange w:id="546" w:author="Yvonne Pijnacker Hordijk" w:date="2019-12-13T17:05:00Z">
              <w:tcPr>
                <w:tcW w:w="1092" w:type="dxa"/>
                <w:tcBorders>
                  <w:top w:val="nil"/>
                  <w:left w:val="single" w:sz="4" w:space="0" w:color="auto"/>
                  <w:bottom w:val="single" w:sz="4" w:space="0" w:color="auto"/>
                  <w:right w:val="single" w:sz="4" w:space="0" w:color="auto"/>
                </w:tcBorders>
                <w:shd w:val="clear" w:color="auto" w:fill="auto"/>
                <w:vAlign w:val="center"/>
              </w:tcPr>
            </w:tcPrChange>
          </w:tcPr>
          <w:p w14:paraId="356DA170" w14:textId="46E510E4" w:rsidR="007A4CCE" w:rsidRDefault="007A4CCE" w:rsidP="007A4CCE">
            <w:pPr>
              <w:rPr>
                <w:color w:val="000000"/>
                <w:sz w:val="18"/>
                <w:szCs w:val="18"/>
              </w:rPr>
            </w:pPr>
            <w:commentRangeStart w:id="547"/>
            <w:commentRangeStart w:id="548"/>
            <w:r>
              <w:rPr>
                <w:color w:val="000000"/>
                <w:sz w:val="18"/>
                <w:szCs w:val="18"/>
              </w:rPr>
              <w:t>Code</w:t>
            </w:r>
          </w:p>
        </w:tc>
        <w:tc>
          <w:tcPr>
            <w:tcW w:w="363" w:type="dxa"/>
            <w:tcBorders>
              <w:top w:val="nil"/>
              <w:left w:val="nil"/>
              <w:bottom w:val="single" w:sz="4" w:space="0" w:color="auto"/>
              <w:right w:val="single" w:sz="4" w:space="0" w:color="auto"/>
            </w:tcBorders>
            <w:shd w:val="clear" w:color="auto" w:fill="auto"/>
            <w:vAlign w:val="center"/>
            <w:tcPrChange w:id="549" w:author="Yvonne Pijnacker Hordijk" w:date="2019-12-13T17:05:00Z">
              <w:tcPr>
                <w:tcW w:w="363" w:type="dxa"/>
                <w:tcBorders>
                  <w:top w:val="nil"/>
                  <w:left w:val="nil"/>
                  <w:bottom w:val="single" w:sz="4" w:space="0" w:color="auto"/>
                  <w:right w:val="single" w:sz="4" w:space="0" w:color="auto"/>
                </w:tcBorders>
                <w:shd w:val="clear" w:color="auto" w:fill="auto"/>
                <w:vAlign w:val="center"/>
              </w:tcPr>
            </w:tcPrChange>
          </w:tcPr>
          <w:p w14:paraId="49D70407" w14:textId="320D8A44" w:rsidR="007A4CCE" w:rsidRPr="004366C7" w:rsidRDefault="007A4CCE" w:rsidP="007A4CCE">
            <w:pPr>
              <w:rPr>
                <w:rFonts w:cstheme="minorHAnsi"/>
                <w:color w:val="000000"/>
                <w:sz w:val="18"/>
                <w:szCs w:val="18"/>
              </w:rPr>
            </w:pPr>
          </w:p>
        </w:tc>
        <w:tc>
          <w:tcPr>
            <w:tcW w:w="1947" w:type="dxa"/>
            <w:tcBorders>
              <w:top w:val="nil"/>
              <w:left w:val="nil"/>
              <w:bottom w:val="single" w:sz="4" w:space="0" w:color="auto"/>
              <w:right w:val="single" w:sz="4" w:space="0" w:color="auto"/>
            </w:tcBorders>
            <w:shd w:val="clear" w:color="auto" w:fill="auto"/>
            <w:vAlign w:val="center"/>
            <w:tcPrChange w:id="550" w:author="Yvonne Pijnacker Hordijk" w:date="2019-12-13T17:05:00Z">
              <w:tcPr>
                <w:tcW w:w="1947" w:type="dxa"/>
                <w:tcBorders>
                  <w:top w:val="nil"/>
                  <w:left w:val="nil"/>
                  <w:bottom w:val="single" w:sz="4" w:space="0" w:color="auto"/>
                  <w:right w:val="single" w:sz="4" w:space="0" w:color="auto"/>
                </w:tcBorders>
                <w:shd w:val="clear" w:color="auto" w:fill="auto"/>
                <w:vAlign w:val="center"/>
              </w:tcPr>
            </w:tcPrChange>
          </w:tcPr>
          <w:p w14:paraId="58C25F2D" w14:textId="71199E70" w:rsidR="007A4CCE" w:rsidRPr="005878AC" w:rsidRDefault="004734FE" w:rsidP="007A4CCE">
            <w:pPr>
              <w:rPr>
                <w:color w:val="000000"/>
                <w:sz w:val="18"/>
                <w:szCs w:val="18"/>
              </w:rPr>
            </w:pPr>
            <w:ins w:id="551" w:author="Yvonne Pijnacker Hordijk" w:date="2019-12-05T11:12:00Z">
              <w:r>
                <w:rPr>
                  <w:color w:val="000000"/>
                  <w:sz w:val="18"/>
                  <w:szCs w:val="18"/>
                </w:rPr>
                <w:t>Bestand</w:t>
              </w:r>
            </w:ins>
            <w:ins w:id="552" w:author="Yvonne Pijnacker Hordijk" w:date="2019-12-05T11:18:00Z">
              <w:r>
                <w:rPr>
                  <w:color w:val="000000"/>
                  <w:sz w:val="18"/>
                  <w:szCs w:val="18"/>
                </w:rPr>
                <w:t xml:space="preserve"> </w:t>
              </w:r>
            </w:ins>
            <w:r w:rsidR="007A4CCE" w:rsidRPr="005878AC">
              <w:rPr>
                <w:color w:val="000000"/>
                <w:sz w:val="18"/>
                <w:szCs w:val="18"/>
              </w:rPr>
              <w:t>typering</w:t>
            </w:r>
          </w:p>
        </w:tc>
        <w:tc>
          <w:tcPr>
            <w:tcW w:w="517" w:type="dxa"/>
            <w:tcBorders>
              <w:top w:val="nil"/>
              <w:left w:val="nil"/>
              <w:bottom w:val="single" w:sz="4" w:space="0" w:color="auto"/>
              <w:right w:val="single" w:sz="4" w:space="0" w:color="auto"/>
            </w:tcBorders>
            <w:shd w:val="clear" w:color="auto" w:fill="auto"/>
            <w:vAlign w:val="center"/>
            <w:tcPrChange w:id="553" w:author="Yvonne Pijnacker Hordijk" w:date="2019-12-13T17:05:00Z">
              <w:tcPr>
                <w:tcW w:w="517" w:type="dxa"/>
                <w:tcBorders>
                  <w:top w:val="nil"/>
                  <w:left w:val="nil"/>
                  <w:bottom w:val="single" w:sz="4" w:space="0" w:color="auto"/>
                  <w:right w:val="single" w:sz="4" w:space="0" w:color="auto"/>
                </w:tcBorders>
                <w:shd w:val="clear" w:color="auto" w:fill="auto"/>
                <w:vAlign w:val="center"/>
              </w:tcPr>
            </w:tcPrChange>
          </w:tcPr>
          <w:p w14:paraId="33CA2AFF" w14:textId="1734F2E9" w:rsidR="007A4CCE" w:rsidRDefault="007A4CCE" w:rsidP="007A4CCE">
            <w:pPr>
              <w:rPr>
                <w:color w:val="000000"/>
                <w:sz w:val="18"/>
                <w:szCs w:val="18"/>
              </w:rPr>
            </w:pPr>
            <w:r>
              <w:rPr>
                <w:color w:val="000000"/>
                <w:sz w:val="18"/>
                <w:szCs w:val="18"/>
              </w:rPr>
              <w:t>0..1</w:t>
            </w:r>
          </w:p>
        </w:tc>
        <w:tc>
          <w:tcPr>
            <w:tcW w:w="2850" w:type="dxa"/>
            <w:tcBorders>
              <w:top w:val="nil"/>
              <w:left w:val="nil"/>
              <w:bottom w:val="single" w:sz="4" w:space="0" w:color="auto"/>
              <w:right w:val="single" w:sz="4" w:space="0" w:color="auto"/>
            </w:tcBorders>
            <w:shd w:val="clear" w:color="auto" w:fill="auto"/>
            <w:vAlign w:val="center"/>
            <w:tcPrChange w:id="554" w:author="Yvonne Pijnacker Hordijk" w:date="2019-12-13T17:05:00Z">
              <w:tcPr>
                <w:tcW w:w="2850" w:type="dxa"/>
                <w:tcBorders>
                  <w:top w:val="nil"/>
                  <w:left w:val="nil"/>
                  <w:bottom w:val="single" w:sz="4" w:space="0" w:color="auto"/>
                  <w:right w:val="single" w:sz="4" w:space="0" w:color="auto"/>
                </w:tcBorders>
                <w:shd w:val="clear" w:color="auto" w:fill="auto"/>
                <w:vAlign w:val="center"/>
              </w:tcPr>
            </w:tcPrChange>
          </w:tcPr>
          <w:p w14:paraId="6DE056D2" w14:textId="1CB0752B" w:rsidR="007A4CCE" w:rsidRDefault="00822BDF" w:rsidP="007A4CCE">
            <w:pPr>
              <w:rPr>
                <w:color w:val="000000"/>
                <w:sz w:val="18"/>
                <w:szCs w:val="18"/>
              </w:rPr>
            </w:pPr>
            <w:r>
              <w:rPr>
                <w:color w:val="000000"/>
                <w:sz w:val="18"/>
                <w:szCs w:val="18"/>
              </w:rPr>
              <w:t>Beschrijft hoe een programma met een bestand om moet gaan</w:t>
            </w:r>
          </w:p>
        </w:tc>
        <w:tc>
          <w:tcPr>
            <w:tcW w:w="1215" w:type="dxa"/>
            <w:tcBorders>
              <w:top w:val="nil"/>
              <w:left w:val="nil"/>
              <w:bottom w:val="single" w:sz="4" w:space="0" w:color="auto"/>
              <w:right w:val="single" w:sz="4" w:space="0" w:color="auto"/>
            </w:tcBorders>
            <w:shd w:val="clear" w:color="auto" w:fill="auto"/>
            <w:vAlign w:val="center"/>
            <w:tcPrChange w:id="555" w:author="Yvonne Pijnacker Hordijk" w:date="2019-12-13T17:05:00Z">
              <w:tcPr>
                <w:tcW w:w="1215" w:type="dxa"/>
                <w:tcBorders>
                  <w:top w:val="nil"/>
                  <w:left w:val="nil"/>
                  <w:bottom w:val="single" w:sz="4" w:space="0" w:color="auto"/>
                  <w:right w:val="single" w:sz="4" w:space="0" w:color="auto"/>
                </w:tcBorders>
                <w:shd w:val="clear" w:color="auto" w:fill="auto"/>
                <w:vAlign w:val="center"/>
              </w:tcPr>
            </w:tcPrChange>
          </w:tcPr>
          <w:p w14:paraId="526F9C7E" w14:textId="5F5BB3C1" w:rsidR="007A4CCE" w:rsidRPr="00057F32" w:rsidRDefault="00822BDF" w:rsidP="007A4CCE">
            <w:pPr>
              <w:rPr>
                <w:color w:val="000000"/>
                <w:sz w:val="18"/>
                <w:szCs w:val="18"/>
              </w:rPr>
            </w:pPr>
            <w:r>
              <w:rPr>
                <w:color w:val="000000"/>
                <w:sz w:val="18"/>
                <w:szCs w:val="18"/>
              </w:rPr>
              <w:t>Mime-type</w:t>
            </w:r>
          </w:p>
        </w:tc>
        <w:commentRangeEnd w:id="547"/>
        <w:tc>
          <w:tcPr>
            <w:tcW w:w="1986" w:type="dxa"/>
            <w:tcBorders>
              <w:top w:val="nil"/>
              <w:left w:val="nil"/>
              <w:bottom w:val="single" w:sz="4" w:space="0" w:color="auto"/>
              <w:right w:val="single" w:sz="4" w:space="0" w:color="auto"/>
            </w:tcBorders>
            <w:shd w:val="clear" w:color="auto" w:fill="auto"/>
            <w:vAlign w:val="center"/>
            <w:tcPrChange w:id="556" w:author="Yvonne Pijnacker Hordijk" w:date="2019-12-13T17:05:00Z">
              <w:tcPr>
                <w:tcW w:w="2694" w:type="dxa"/>
                <w:tcBorders>
                  <w:top w:val="nil"/>
                  <w:left w:val="nil"/>
                  <w:bottom w:val="single" w:sz="4" w:space="0" w:color="auto"/>
                  <w:right w:val="single" w:sz="4" w:space="0" w:color="auto"/>
                </w:tcBorders>
                <w:shd w:val="clear" w:color="auto" w:fill="auto"/>
                <w:vAlign w:val="center"/>
              </w:tcPr>
            </w:tcPrChange>
          </w:tcPr>
          <w:p w14:paraId="1ED35E53" w14:textId="03DB585C" w:rsidR="007A4CCE" w:rsidRPr="004366C7" w:rsidRDefault="009F1829" w:rsidP="007A4CCE">
            <w:pPr>
              <w:rPr>
                <w:rFonts w:cstheme="minorHAnsi"/>
                <w:color w:val="000000"/>
                <w:sz w:val="18"/>
                <w:szCs w:val="18"/>
              </w:rPr>
            </w:pPr>
            <w:r>
              <w:rPr>
                <w:rStyle w:val="Verwijzingopmerking"/>
                <w:rFonts w:asciiTheme="minorHAnsi" w:eastAsiaTheme="minorHAnsi" w:hAnsiTheme="minorHAnsi" w:cstheme="minorBidi"/>
                <w:lang w:eastAsia="en-US"/>
              </w:rPr>
              <w:commentReference w:id="547"/>
            </w:r>
            <w:commentRangeEnd w:id="548"/>
            <w:r>
              <w:rPr>
                <w:rStyle w:val="Verwijzingopmerking"/>
                <w:rFonts w:asciiTheme="minorHAnsi" w:eastAsiaTheme="minorHAnsi" w:hAnsiTheme="minorHAnsi" w:cstheme="minorBidi"/>
                <w:lang w:eastAsia="en-US"/>
              </w:rPr>
              <w:commentReference w:id="548"/>
            </w:r>
          </w:p>
        </w:tc>
        <w:tc>
          <w:tcPr>
            <w:tcW w:w="1559" w:type="dxa"/>
            <w:tcBorders>
              <w:top w:val="nil"/>
              <w:left w:val="nil"/>
              <w:bottom w:val="single" w:sz="4" w:space="0" w:color="auto"/>
              <w:right w:val="single" w:sz="4" w:space="0" w:color="auto"/>
            </w:tcBorders>
            <w:shd w:val="clear" w:color="auto" w:fill="auto"/>
            <w:vAlign w:val="center"/>
            <w:tcPrChange w:id="557" w:author="Yvonne Pijnacker Hordijk" w:date="2019-12-13T17:05:00Z">
              <w:tcPr>
                <w:tcW w:w="851" w:type="dxa"/>
                <w:tcBorders>
                  <w:top w:val="nil"/>
                  <w:left w:val="nil"/>
                  <w:bottom w:val="single" w:sz="4" w:space="0" w:color="auto"/>
                  <w:right w:val="single" w:sz="4" w:space="0" w:color="auto"/>
                </w:tcBorders>
                <w:shd w:val="clear" w:color="auto" w:fill="auto"/>
                <w:vAlign w:val="center"/>
              </w:tcPr>
            </w:tcPrChange>
          </w:tcPr>
          <w:p w14:paraId="2DD653BF" w14:textId="10D96FA8" w:rsidR="007A4CCE" w:rsidRPr="00057F32" w:rsidRDefault="007A4CCE" w:rsidP="007A4CCE">
            <w:pPr>
              <w:rPr>
                <w:color w:val="000000"/>
                <w:sz w:val="18"/>
                <w:szCs w:val="18"/>
              </w:rPr>
            </w:pPr>
          </w:p>
        </w:tc>
      </w:tr>
    </w:tbl>
    <w:p w14:paraId="707735BD" w14:textId="25661133" w:rsidR="00724B57" w:rsidRDefault="00724B57" w:rsidP="00B716B9">
      <w:pPr>
        <w:pStyle w:val="Kop1"/>
        <w:numPr>
          <w:ilvl w:val="0"/>
          <w:numId w:val="0"/>
        </w:numPr>
        <w:ind w:left="785" w:hanging="360"/>
        <w:rPr>
          <w:ins w:id="558" w:author="Richard Westerhof" w:date="2019-11-18T16:26:00Z"/>
          <w:highlight w:val="lightGray"/>
        </w:rPr>
      </w:pPr>
    </w:p>
    <w:p w14:paraId="57AE86F3" w14:textId="77777777" w:rsidR="00724B57" w:rsidRDefault="00724B57">
      <w:pPr>
        <w:rPr>
          <w:ins w:id="559" w:author="Richard Westerhof" w:date="2019-11-18T16:26:00Z"/>
          <w:rFonts w:asciiTheme="majorHAnsi" w:eastAsiaTheme="majorEastAsia" w:hAnsiTheme="majorHAnsi" w:cstheme="majorBidi"/>
          <w:color w:val="2E74B5" w:themeColor="accent1" w:themeShade="BF"/>
          <w:sz w:val="32"/>
          <w:szCs w:val="32"/>
          <w:highlight w:val="lightGray"/>
        </w:rPr>
      </w:pPr>
      <w:ins w:id="560" w:author="Richard Westerhof" w:date="2019-11-18T16:26:00Z">
        <w:r>
          <w:rPr>
            <w:highlight w:val="lightGray"/>
          </w:rPr>
          <w:br w:type="page"/>
        </w:r>
      </w:ins>
    </w:p>
    <w:p w14:paraId="1F44971E" w14:textId="2862D9B5" w:rsidR="009C1350" w:rsidRDefault="00231A0D">
      <w:pPr>
        <w:pStyle w:val="Kop1"/>
        <w:rPr>
          <w:ins w:id="561" w:author="Richard Westerhof" w:date="2019-11-18T16:26:00Z"/>
          <w:highlight w:val="lightGray"/>
        </w:rPr>
        <w:pPrChange w:id="562" w:author="Richard Westerhof" w:date="2019-11-18T16:27:00Z">
          <w:pPr>
            <w:pStyle w:val="Kop1"/>
            <w:numPr>
              <w:numId w:val="0"/>
            </w:numPr>
            <w:ind w:left="0" w:firstLine="0"/>
          </w:pPr>
        </w:pPrChange>
      </w:pPr>
      <w:bookmarkStart w:id="563" w:name="_Toc24987658"/>
      <w:ins w:id="564" w:author="Richard Westerhof" w:date="2019-11-18T16:26:00Z">
        <w:r w:rsidRPr="00231A0D">
          <w:rPr>
            <w:highlight w:val="lightGray"/>
          </w:rPr>
          <w:t>Voorstel</w:t>
        </w:r>
        <w:r>
          <w:rPr>
            <w:highlight w:val="lightGray"/>
          </w:rPr>
          <w:t xml:space="preserve"> opname in ZIB-Bibliotheek</w:t>
        </w:r>
        <w:bookmarkEnd w:id="563"/>
      </w:ins>
    </w:p>
    <w:p w14:paraId="68EFE08D" w14:textId="77777777" w:rsidR="00231A0D" w:rsidRDefault="00231A0D" w:rsidP="00231A0D">
      <w:pPr>
        <w:rPr>
          <w:ins w:id="565" w:author="Richard Westerhof" w:date="2019-11-18T16:27:00Z"/>
        </w:rPr>
      </w:pPr>
    </w:p>
    <w:p w14:paraId="5E4478D6" w14:textId="322D2B19" w:rsidR="00231A0D" w:rsidRDefault="00231A0D" w:rsidP="78EF1BAE">
      <w:pPr>
        <w:rPr>
          <w:ins w:id="566" w:author="Richard Westerhof" w:date="2019-11-18T16:26:00Z"/>
        </w:rPr>
      </w:pPr>
      <w:ins w:id="567" w:author="Richard Westerhof" w:date="2019-11-18T16:26:00Z">
        <w:r>
          <w:t>Het resultaat bestaat uit de zorginformatiebouwste</w:t>
        </w:r>
        <w:del w:id="568" w:author="Yvonne Pijnacker Hordijk" w:date="2019-12-05T14:33:00Z">
          <w:r w:rsidDel="002D1A92">
            <w:delText>e</w:delText>
          </w:r>
        </w:del>
        <w:r>
          <w:t>n</w:t>
        </w:r>
      </w:ins>
      <w:ins w:id="569" w:author="Yvonne Pijnacker Hordijk" w:date="2019-12-05T14:33:00Z">
        <w:r w:rsidR="002D1A92">
          <w:t>en</w:t>
        </w:r>
      </w:ins>
      <w:ins w:id="570" w:author="Richard Westerhof" w:date="2019-11-18T16:26:00Z">
        <w:r>
          <w:t xml:space="preserve"> ‘</w:t>
        </w:r>
        <w:del w:id="571" w:author="Yvonne Pijnacker Hordijk" w:date="2019-12-05T14:33:00Z">
          <w:r w:rsidDel="002D1A92">
            <w:delText>Correspondentie</w:delText>
          </w:r>
        </w:del>
      </w:ins>
      <w:ins w:id="572" w:author="Yvonne Pijnacker Hordijk" w:date="2019-12-05T14:33:00Z">
        <w:r w:rsidR="002D1A92">
          <w:t>Brief</w:t>
        </w:r>
      </w:ins>
      <w:ins w:id="573" w:author="Richard Westerhof" w:date="2019-11-18T16:26:00Z">
        <w:del w:id="574" w:author="Yvonne Pijnacker Hordijk" w:date="2019-12-05T14:33:00Z">
          <w:r w:rsidDel="002D1A92">
            <w:delText>-item</w:delText>
          </w:r>
        </w:del>
        <w:r>
          <w:t>’</w:t>
        </w:r>
      </w:ins>
      <w:ins w:id="575" w:author="Richard Westerhof" w:date="2019-11-18T16:27:00Z">
        <w:r>
          <w:t xml:space="preserve"> </w:t>
        </w:r>
      </w:ins>
      <w:ins w:id="576" w:author="Yvonne Pijnacker Hordijk" w:date="2019-12-05T14:34:00Z">
        <w:r w:rsidR="002D1A92">
          <w:t xml:space="preserve">en ‘Document’ </w:t>
        </w:r>
      </w:ins>
      <w:ins w:id="577" w:author="Richard Westerhof" w:date="2019-11-18T16:27:00Z">
        <w:r>
          <w:t xml:space="preserve">zoals beschreven in </w:t>
        </w:r>
        <w:r w:rsidR="00EF4873">
          <w:t>hoofdstuk 3</w:t>
        </w:r>
      </w:ins>
      <w:ins w:id="578" w:author="Richard Westerhof" w:date="2019-11-18T16:26:00Z">
        <w:r>
          <w:t>. Deze bouwste</w:t>
        </w:r>
        <w:del w:id="579" w:author="Yvonne Pijnacker Hordijk" w:date="2019-12-05T14:34:00Z">
          <w:r w:rsidDel="002D1A92">
            <w:delText>e</w:delText>
          </w:r>
        </w:del>
        <w:r>
          <w:t>n</w:t>
        </w:r>
      </w:ins>
      <w:ins w:id="580" w:author="Yvonne Pijnacker Hordijk" w:date="2019-12-05T14:34:00Z">
        <w:r w:rsidR="002D1A92">
          <w:t>en</w:t>
        </w:r>
      </w:ins>
      <w:ins w:id="581" w:author="Richard Westerhof" w:date="2019-11-18T16:26:00Z">
        <w:r>
          <w:t xml:space="preserve"> </w:t>
        </w:r>
        <w:del w:id="582" w:author="Yvonne Pijnacker Hordijk" w:date="2019-12-05T14:34:00Z">
          <w:r w:rsidDel="002D1A92">
            <w:delText>is</w:delText>
          </w:r>
        </w:del>
      </w:ins>
      <w:ins w:id="583" w:author="Yvonne Pijnacker Hordijk" w:date="2019-12-05T14:34:00Z">
        <w:r w:rsidR="002D1A92">
          <w:t>zijn</w:t>
        </w:r>
      </w:ins>
      <w:ins w:id="584" w:author="Richard Westerhof" w:date="2019-11-18T16:26:00Z">
        <w:r>
          <w:t xml:space="preserve"> geschikt voor registratie en </w:t>
        </w:r>
      </w:ins>
      <w:ins w:id="585" w:author="Yvonne Pijnacker Hordijk" w:date="2019-12-13T17:04:00Z">
        <w:r>
          <w:t>overdracht.</w:t>
        </w:r>
      </w:ins>
      <w:ins w:id="586" w:author="Richard Westerhof" w:date="2019-11-18T16:26:00Z">
        <w:del w:id="587" w:author="Yvonne Pijnacker Hordijk" w:date="2019-12-13T17:04:00Z">
          <w:r w:rsidDel="78EF1BAE">
            <w:delText>overdracht .</w:delText>
          </w:r>
        </w:del>
        <w:r>
          <w:t xml:space="preserve"> Het advies is om deze op te nemen in de ZIB-bibliotheek. De bouwste</w:t>
        </w:r>
        <w:del w:id="588" w:author="Yvonne Pijnacker Hordijk" w:date="2019-12-05T14:34:00Z">
          <w:r w:rsidDel="002D1A92">
            <w:delText>e</w:delText>
          </w:r>
        </w:del>
        <w:r>
          <w:t>n</w:t>
        </w:r>
      </w:ins>
      <w:ins w:id="589" w:author="Yvonne Pijnacker Hordijk" w:date="2019-12-05T14:34:00Z">
        <w:r w:rsidR="002D1A92">
          <w:t>en</w:t>
        </w:r>
      </w:ins>
      <w:ins w:id="590" w:author="Richard Westerhof" w:date="2019-11-18T16:26:00Z">
        <w:r>
          <w:t xml:space="preserve"> </w:t>
        </w:r>
        <w:del w:id="591" w:author="Yvonne Pijnacker Hordijk" w:date="2019-12-05T14:34:00Z">
          <w:r w:rsidDel="002D1A92">
            <w:delText>wordt</w:delText>
          </w:r>
        </w:del>
      </w:ins>
      <w:ins w:id="592" w:author="Yvonne Pijnacker Hordijk" w:date="2019-12-05T14:34:00Z">
        <w:r w:rsidR="002D1A92">
          <w:t>worden</w:t>
        </w:r>
      </w:ins>
      <w:ins w:id="593" w:author="Richard Westerhof" w:date="2019-11-18T16:26:00Z">
        <w:r>
          <w:t xml:space="preserve"> </w:t>
        </w:r>
      </w:ins>
      <w:ins w:id="594" w:author="Richard Westerhof" w:date="2019-11-18T16:27:00Z">
        <w:r w:rsidR="00EF4873">
          <w:t xml:space="preserve">al </w:t>
        </w:r>
        <w:r w:rsidR="009A46C4">
          <w:t>decennia</w:t>
        </w:r>
        <w:r w:rsidR="00EF4873">
          <w:t xml:space="preserve"> </w:t>
        </w:r>
      </w:ins>
      <w:ins w:id="595" w:author="Richard Westerhof" w:date="2019-11-18T16:26:00Z">
        <w:r>
          <w:t xml:space="preserve">in de huisartsenzorg ondersteund door </w:t>
        </w:r>
        <w:proofErr w:type="spellStart"/>
        <w:r>
          <w:t>XIS’en</w:t>
        </w:r>
        <w:proofErr w:type="spellEnd"/>
        <w:r>
          <w:t>.</w:t>
        </w:r>
      </w:ins>
    </w:p>
    <w:p w14:paraId="7346C141" w14:textId="77777777" w:rsidR="00231A0D" w:rsidRPr="00231A0D" w:rsidRDefault="00231A0D">
      <w:pPr>
        <w:rPr>
          <w:highlight w:val="lightGray"/>
        </w:rPr>
        <w:pPrChange w:id="596" w:author="Richard Westerhof" w:date="2019-11-18T16:26:00Z">
          <w:pPr>
            <w:pStyle w:val="Kop1"/>
            <w:numPr>
              <w:numId w:val="0"/>
            </w:numPr>
            <w:ind w:left="0" w:firstLine="0"/>
          </w:pPr>
        </w:pPrChange>
      </w:pPr>
    </w:p>
    <w:sectPr w:rsidR="00231A0D" w:rsidRPr="00231A0D" w:rsidSect="000F6394">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chard Westerhof" w:date="2019-11-05T16:38:00Z" w:initials="RW">
    <w:p w14:paraId="19FACFDF" w14:textId="54C56E94" w:rsidR="0011315E" w:rsidRDefault="0011315E">
      <w:pPr>
        <w:pStyle w:val="Tekstopmerking"/>
      </w:pPr>
      <w:r>
        <w:rPr>
          <w:rStyle w:val="Verwijzingopmerking"/>
        </w:rPr>
        <w:annotationRef/>
      </w:r>
      <w:r>
        <w:t>Correspondentie-item?</w:t>
      </w:r>
    </w:p>
  </w:comment>
  <w:comment w:id="159" w:author="Richard Westerhof" w:date="2019-11-18T15:18:00Z" w:initials="RW">
    <w:p w14:paraId="14F6F9F1" w14:textId="4E7FC15A" w:rsidR="0011315E" w:rsidRDefault="0011315E">
      <w:pPr>
        <w:pStyle w:val="Tekstopmerking"/>
      </w:pPr>
      <w:r>
        <w:rPr>
          <w:rStyle w:val="Verwijzingopmerking"/>
        </w:rPr>
        <w:annotationRef/>
      </w:r>
      <w:r>
        <w:t>Nagaan of met de categorie voldoende voorzien wordt vanuit wilsverklaring</w:t>
      </w:r>
    </w:p>
  </w:comment>
  <w:comment w:id="172" w:author="Yvonne Pijnacker Hordijk" w:date="2019-12-05T10:14:00Z" w:initials="YPH">
    <w:p w14:paraId="723B0283" w14:textId="22061ADE" w:rsidR="008A6B57" w:rsidRDefault="008A6B57">
      <w:pPr>
        <w:pStyle w:val="Tekstopmerking"/>
      </w:pPr>
      <w:r>
        <w:rPr>
          <w:rStyle w:val="Verwijzingopmerking"/>
        </w:rPr>
        <w:annotationRef/>
      </w:r>
      <w:r>
        <w:t>Ik vermoed dat hier discipline moet staan</w:t>
      </w:r>
    </w:p>
  </w:comment>
  <w:comment w:id="387" w:author="Yvonne Pijnacker Hordijk" w:date="2019-11-01T17:12:00Z" w:initials="YPH">
    <w:p w14:paraId="0424ADCC" w14:textId="77777777" w:rsidR="0011315E" w:rsidRDefault="0011315E" w:rsidP="00554AD8">
      <w:pPr>
        <w:pStyle w:val="Tekstopmerking"/>
      </w:pPr>
      <w:r>
        <w:rPr>
          <w:rStyle w:val="Verwijzingopmerking"/>
        </w:rPr>
        <w:annotationRef/>
      </w:r>
      <w:r>
        <w:t xml:space="preserve">Toevoegen codelijst , </w:t>
      </w:r>
      <w:r w:rsidRPr="00F14823">
        <w:rPr>
          <w:rFonts w:ascii="Times New Roman" w:hAnsi="Times New Roman" w:cs="Times New Roman"/>
          <w:color w:val="000000" w:themeColor="text1"/>
          <w:highlight w:val="white"/>
        </w:rPr>
        <w:t>NHG Documentcategorie</w:t>
      </w:r>
      <w:r>
        <w:rPr>
          <w:rFonts w:ascii="Times New Roman" w:hAnsi="Times New Roman" w:cs="Times New Roman"/>
          <w:color w:val="000000" w:themeColor="text1"/>
        </w:rPr>
        <w:t>?</w:t>
      </w:r>
    </w:p>
  </w:comment>
  <w:comment w:id="388" w:author="Richard Westerhof" w:date="2019-11-05T16:29:00Z" w:initials="RW">
    <w:p w14:paraId="0E2C0C28" w14:textId="77777777" w:rsidR="0011315E" w:rsidRDefault="0011315E" w:rsidP="00554AD8">
      <w:pPr>
        <w:pStyle w:val="Tekstopmerking"/>
      </w:pPr>
      <w:r>
        <w:rPr>
          <w:rStyle w:val="Verwijzingopmerking"/>
        </w:rPr>
        <w:annotationRef/>
      </w:r>
      <w:r>
        <w:t>Wordt NHG-Tabel 69.</w:t>
      </w:r>
    </w:p>
    <w:p w14:paraId="4ADB11FA" w14:textId="77777777" w:rsidR="0011315E" w:rsidRDefault="0011315E" w:rsidP="00554AD8">
      <w:pPr>
        <w:pStyle w:val="Tekstopmerking"/>
      </w:pPr>
      <w:r>
        <w:t>Naam is nog niet scherp, wordt Categorie correspondentie o.i.d.</w:t>
      </w:r>
    </w:p>
    <w:p w14:paraId="514D8D8B" w14:textId="77777777" w:rsidR="0011315E" w:rsidRDefault="0011315E" w:rsidP="00554AD8">
      <w:pPr>
        <w:pStyle w:val="Tekstopmerking"/>
      </w:pPr>
    </w:p>
    <w:p w14:paraId="273BF2A7" w14:textId="77777777" w:rsidR="0011315E" w:rsidRDefault="0011315E" w:rsidP="00554AD8">
      <w:pPr>
        <w:pStyle w:val="Tekstopmerking"/>
      </w:pPr>
      <w:r>
        <w:t>Categorie is op twee plekken beschreven.</w:t>
      </w:r>
    </w:p>
  </w:comment>
  <w:comment w:id="538" w:author="Richard Westerhof" w:date="2019-12-12T13:46:00Z" w:initials="RW">
    <w:p w14:paraId="0C45375A" w14:textId="247091FB" w:rsidR="009F1829" w:rsidRDefault="009F1829">
      <w:pPr>
        <w:pStyle w:val="Tekstopmerking"/>
      </w:pPr>
      <w:r>
        <w:rPr>
          <w:rStyle w:val="Verwijzingopmerking"/>
        </w:rPr>
        <w:annotationRef/>
      </w:r>
      <w:r>
        <w:rPr>
          <w:rStyle w:val="Verwijzingopmerking"/>
        </w:rPr>
        <w:annotationRef/>
      </w:r>
      <w:r>
        <w:t xml:space="preserve">Deze zou ik hier niet beschrijven, aangezien het een andere </w:t>
      </w:r>
      <w:r w:rsidR="00F51998">
        <w:t xml:space="preserve">en nieuwe </w:t>
      </w:r>
      <w:r>
        <w:t xml:space="preserve">zib </w:t>
      </w:r>
      <w:r w:rsidR="008A31EE">
        <w:t xml:space="preserve">is. </w:t>
      </w:r>
      <w:r w:rsidR="00F51998">
        <w:t xml:space="preserve"> Wellicht in </w:t>
      </w:r>
      <w:r w:rsidR="00E9731A">
        <w:t>een apart model en beschrijving.</w:t>
      </w:r>
    </w:p>
  </w:comment>
  <w:comment w:id="535" w:author="Richard Westerhof" w:date="2019-12-12T13:46:00Z" w:initials="RW">
    <w:p w14:paraId="3F6C7F49" w14:textId="405BFC58" w:rsidR="009F1829" w:rsidRDefault="009F1829">
      <w:pPr>
        <w:pStyle w:val="Tekstopmerking"/>
      </w:pPr>
      <w:r>
        <w:rPr>
          <w:rStyle w:val="Verwijzingopmerking"/>
        </w:rPr>
        <w:annotationRef/>
      </w:r>
    </w:p>
  </w:comment>
  <w:comment w:id="547" w:author="Richard Westerhof" w:date="2019-12-12T13:45:00Z" w:initials="RW">
    <w:p w14:paraId="7AC31587" w14:textId="48BE93C1" w:rsidR="009F1829" w:rsidRDefault="009F1829">
      <w:pPr>
        <w:pStyle w:val="Tekstopmerking"/>
      </w:pPr>
      <w:r>
        <w:rPr>
          <w:rStyle w:val="Verwijzingopmerking"/>
        </w:rPr>
        <w:annotationRef/>
      </w:r>
      <w:r>
        <w:t xml:space="preserve"> </w:t>
      </w:r>
    </w:p>
  </w:comment>
  <w:comment w:id="548" w:author="Richard Westerhof" w:date="2019-12-12T13:45:00Z" w:initials="RW">
    <w:p w14:paraId="52371FC4" w14:textId="4E7C0EB5" w:rsidR="009F1829" w:rsidRDefault="009F1829">
      <w:pPr>
        <w:pStyle w:val="Tekstopmerking"/>
      </w:pPr>
      <w:r>
        <w:rPr>
          <w:rStyle w:val="Verwijzingopmerking"/>
        </w:rPr>
        <w:annotationRef/>
      </w:r>
      <w:r>
        <w:t>Deze zou ik hier niet beschrijven, aangezien het een andere zib wordt.</w:t>
      </w:r>
      <w:r w:rsidR="008E2168">
        <w:t xml:space="preserve"> Dat maakt onderhoud lastiger.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ACFDF" w15:done="0"/>
  <w15:commentEx w15:paraId="14F6F9F1" w15:done="0"/>
  <w15:commentEx w15:paraId="723B0283" w15:done="0"/>
  <w15:commentEx w15:paraId="0424ADCC" w15:done="0"/>
  <w15:commentEx w15:paraId="273BF2A7" w15:done="0"/>
  <w15:commentEx w15:paraId="0C45375A" w15:done="0"/>
  <w15:commentEx w15:paraId="3F6C7F49" w15:done="0"/>
  <w15:commentEx w15:paraId="7AC31587" w15:done="0"/>
  <w15:commentEx w15:paraId="52371F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ACFDF" w16cid:durableId="216C2422"/>
  <w16cid:commentId w16cid:paraId="14F6F9F1" w16cid:durableId="217D34C0"/>
  <w16cid:commentId w16cid:paraId="723B0283" w16cid:durableId="2193570E"/>
  <w16cid:commentId w16cid:paraId="0424ADCC" w16cid:durableId="2166E60A"/>
  <w16cid:commentId w16cid:paraId="273BF2A7" w16cid:durableId="216C21E0"/>
  <w16cid:commentId w16cid:paraId="0C45375A" w16cid:durableId="219CC329"/>
  <w16cid:commentId w16cid:paraId="3F6C7F49" w16cid:durableId="219CC31E"/>
  <w16cid:commentId w16cid:paraId="7AC31587" w16cid:durableId="219CC2E4"/>
  <w16cid:commentId w16cid:paraId="52371FC4" w16cid:durableId="219CC2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578DB" w14:textId="77777777" w:rsidR="00927041" w:rsidRDefault="00927041" w:rsidP="00D11D0B">
      <w:r>
        <w:separator/>
      </w:r>
    </w:p>
  </w:endnote>
  <w:endnote w:type="continuationSeparator" w:id="0">
    <w:p w14:paraId="5C1CDBB0" w14:textId="77777777" w:rsidR="00927041" w:rsidRDefault="00927041" w:rsidP="00D11D0B">
      <w:r>
        <w:continuationSeparator/>
      </w:r>
    </w:p>
  </w:endnote>
  <w:endnote w:type="continuationNotice" w:id="1">
    <w:p w14:paraId="522E5555" w14:textId="77777777" w:rsidR="00927041" w:rsidRDefault="009270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A689F" w14:textId="77777777" w:rsidR="00927041" w:rsidRDefault="00927041" w:rsidP="00D11D0B">
      <w:r>
        <w:separator/>
      </w:r>
    </w:p>
  </w:footnote>
  <w:footnote w:type="continuationSeparator" w:id="0">
    <w:p w14:paraId="2FEB828E" w14:textId="77777777" w:rsidR="00927041" w:rsidRDefault="00927041" w:rsidP="00D11D0B">
      <w:r>
        <w:continuationSeparator/>
      </w:r>
    </w:p>
  </w:footnote>
  <w:footnote w:type="continuationNotice" w:id="1">
    <w:p w14:paraId="7FA62BCF" w14:textId="77777777" w:rsidR="00927041" w:rsidRDefault="009270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13B2"/>
    <w:multiLevelType w:val="hybridMultilevel"/>
    <w:tmpl w:val="8320EC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23413F8"/>
    <w:multiLevelType w:val="hybridMultilevel"/>
    <w:tmpl w:val="6F126B3E"/>
    <w:lvl w:ilvl="0" w:tplc="B67E7D24">
      <w:numFmt w:val="bullet"/>
      <w:lvlText w:val="•"/>
      <w:lvlJc w:val="left"/>
      <w:pPr>
        <w:ind w:left="1065" w:hanging="705"/>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506AE7"/>
    <w:multiLevelType w:val="hybridMultilevel"/>
    <w:tmpl w:val="DA42BE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9905A35"/>
    <w:multiLevelType w:val="hybridMultilevel"/>
    <w:tmpl w:val="D6724A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A184AC0"/>
    <w:multiLevelType w:val="hybridMultilevel"/>
    <w:tmpl w:val="D76848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091AE0"/>
    <w:multiLevelType w:val="hybridMultilevel"/>
    <w:tmpl w:val="3402A3B0"/>
    <w:lvl w:ilvl="0" w:tplc="B0BA718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E6828FE"/>
    <w:multiLevelType w:val="hybridMultilevel"/>
    <w:tmpl w:val="80E2F3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F3850E6"/>
    <w:multiLevelType w:val="multilevel"/>
    <w:tmpl w:val="B152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F0CA5"/>
    <w:multiLevelType w:val="hybridMultilevel"/>
    <w:tmpl w:val="7DC45972"/>
    <w:lvl w:ilvl="0" w:tplc="FA56400A">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20EC2453"/>
    <w:multiLevelType w:val="multilevel"/>
    <w:tmpl w:val="9A30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6A435D"/>
    <w:multiLevelType w:val="hybridMultilevel"/>
    <w:tmpl w:val="04C095B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88772D9"/>
    <w:multiLevelType w:val="hybridMultilevel"/>
    <w:tmpl w:val="9A9CF19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97070E8"/>
    <w:multiLevelType w:val="multilevel"/>
    <w:tmpl w:val="86CCBBA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B742D1C"/>
    <w:multiLevelType w:val="hybridMultilevel"/>
    <w:tmpl w:val="88FC960A"/>
    <w:lvl w:ilvl="0" w:tplc="7BEC7DF2">
      <w:start w:val="1"/>
      <w:numFmt w:val="decimal"/>
      <w:pStyle w:val="Kop1"/>
      <w:lvlText w:val="%1."/>
      <w:lvlJc w:val="left"/>
      <w:pPr>
        <w:ind w:left="785"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4" w15:restartNumberingAfterBreak="0">
    <w:nsid w:val="2F1500BA"/>
    <w:multiLevelType w:val="hybridMultilevel"/>
    <w:tmpl w:val="2D5CA314"/>
    <w:lvl w:ilvl="0" w:tplc="FA56400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F3376DA"/>
    <w:multiLevelType w:val="hybridMultilevel"/>
    <w:tmpl w:val="910AB078"/>
    <w:lvl w:ilvl="0" w:tplc="7018A104">
      <w:start w:val="1"/>
      <w:numFmt w:val="bullet"/>
      <w:lvlText w:val=""/>
      <w:lvlJc w:val="left"/>
      <w:pPr>
        <w:ind w:left="720" w:hanging="360"/>
      </w:pPr>
      <w:rPr>
        <w:rFonts w:ascii="Symbol" w:hAnsi="Symbol" w:hint="default"/>
      </w:rPr>
    </w:lvl>
    <w:lvl w:ilvl="1" w:tplc="B48AC25E">
      <w:start w:val="1"/>
      <w:numFmt w:val="bullet"/>
      <w:lvlText w:val="o"/>
      <w:lvlJc w:val="left"/>
      <w:pPr>
        <w:ind w:left="1440" w:hanging="360"/>
      </w:pPr>
      <w:rPr>
        <w:rFonts w:ascii="Courier New" w:hAnsi="Courier New" w:hint="default"/>
      </w:rPr>
    </w:lvl>
    <w:lvl w:ilvl="2" w:tplc="38C40478">
      <w:start w:val="1"/>
      <w:numFmt w:val="bullet"/>
      <w:lvlText w:val=""/>
      <w:lvlJc w:val="left"/>
      <w:pPr>
        <w:ind w:left="2160" w:hanging="360"/>
      </w:pPr>
      <w:rPr>
        <w:rFonts w:ascii="Wingdings" w:hAnsi="Wingdings" w:hint="default"/>
      </w:rPr>
    </w:lvl>
    <w:lvl w:ilvl="3" w:tplc="E52A076E">
      <w:start w:val="1"/>
      <w:numFmt w:val="bullet"/>
      <w:lvlText w:val=""/>
      <w:lvlJc w:val="left"/>
      <w:pPr>
        <w:ind w:left="2880" w:hanging="360"/>
      </w:pPr>
      <w:rPr>
        <w:rFonts w:ascii="Symbol" w:hAnsi="Symbol" w:hint="default"/>
      </w:rPr>
    </w:lvl>
    <w:lvl w:ilvl="4" w:tplc="7D5CC03A">
      <w:start w:val="1"/>
      <w:numFmt w:val="bullet"/>
      <w:lvlText w:val="o"/>
      <w:lvlJc w:val="left"/>
      <w:pPr>
        <w:ind w:left="3600" w:hanging="360"/>
      </w:pPr>
      <w:rPr>
        <w:rFonts w:ascii="Courier New" w:hAnsi="Courier New" w:hint="default"/>
      </w:rPr>
    </w:lvl>
    <w:lvl w:ilvl="5" w:tplc="031CB0D8">
      <w:start w:val="1"/>
      <w:numFmt w:val="bullet"/>
      <w:lvlText w:val=""/>
      <w:lvlJc w:val="left"/>
      <w:pPr>
        <w:ind w:left="4320" w:hanging="360"/>
      </w:pPr>
      <w:rPr>
        <w:rFonts w:ascii="Wingdings" w:hAnsi="Wingdings" w:hint="default"/>
      </w:rPr>
    </w:lvl>
    <w:lvl w:ilvl="6" w:tplc="E34C5708">
      <w:start w:val="1"/>
      <w:numFmt w:val="bullet"/>
      <w:lvlText w:val=""/>
      <w:lvlJc w:val="left"/>
      <w:pPr>
        <w:ind w:left="5040" w:hanging="360"/>
      </w:pPr>
      <w:rPr>
        <w:rFonts w:ascii="Symbol" w:hAnsi="Symbol" w:hint="default"/>
      </w:rPr>
    </w:lvl>
    <w:lvl w:ilvl="7" w:tplc="215AEACC">
      <w:start w:val="1"/>
      <w:numFmt w:val="bullet"/>
      <w:lvlText w:val="o"/>
      <w:lvlJc w:val="left"/>
      <w:pPr>
        <w:ind w:left="5760" w:hanging="360"/>
      </w:pPr>
      <w:rPr>
        <w:rFonts w:ascii="Courier New" w:hAnsi="Courier New" w:hint="default"/>
      </w:rPr>
    </w:lvl>
    <w:lvl w:ilvl="8" w:tplc="393AEAB6">
      <w:start w:val="1"/>
      <w:numFmt w:val="bullet"/>
      <w:lvlText w:val=""/>
      <w:lvlJc w:val="left"/>
      <w:pPr>
        <w:ind w:left="6480" w:hanging="360"/>
      </w:pPr>
      <w:rPr>
        <w:rFonts w:ascii="Wingdings" w:hAnsi="Wingdings" w:hint="default"/>
      </w:rPr>
    </w:lvl>
  </w:abstractNum>
  <w:abstractNum w:abstractNumId="16" w15:restartNumberingAfterBreak="0">
    <w:nsid w:val="2FEE00F6"/>
    <w:multiLevelType w:val="hybridMultilevel"/>
    <w:tmpl w:val="1CC2A9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4501FE1"/>
    <w:multiLevelType w:val="hybridMultilevel"/>
    <w:tmpl w:val="50EA9ED2"/>
    <w:lvl w:ilvl="0" w:tplc="0413000F">
      <w:start w:val="1"/>
      <w:numFmt w:val="decimal"/>
      <w:lvlText w:val="%1."/>
      <w:lvlJc w:val="left"/>
      <w:pPr>
        <w:ind w:left="1145" w:hanging="360"/>
      </w:pPr>
    </w:lvl>
    <w:lvl w:ilvl="1" w:tplc="04130019" w:tentative="1">
      <w:start w:val="1"/>
      <w:numFmt w:val="lowerLetter"/>
      <w:lvlText w:val="%2."/>
      <w:lvlJc w:val="left"/>
      <w:pPr>
        <w:ind w:left="1865" w:hanging="360"/>
      </w:pPr>
    </w:lvl>
    <w:lvl w:ilvl="2" w:tplc="0413001B" w:tentative="1">
      <w:start w:val="1"/>
      <w:numFmt w:val="lowerRoman"/>
      <w:lvlText w:val="%3."/>
      <w:lvlJc w:val="right"/>
      <w:pPr>
        <w:ind w:left="2585" w:hanging="180"/>
      </w:pPr>
    </w:lvl>
    <w:lvl w:ilvl="3" w:tplc="0413000F" w:tentative="1">
      <w:start w:val="1"/>
      <w:numFmt w:val="decimal"/>
      <w:lvlText w:val="%4."/>
      <w:lvlJc w:val="left"/>
      <w:pPr>
        <w:ind w:left="3305" w:hanging="360"/>
      </w:pPr>
    </w:lvl>
    <w:lvl w:ilvl="4" w:tplc="04130019" w:tentative="1">
      <w:start w:val="1"/>
      <w:numFmt w:val="lowerLetter"/>
      <w:lvlText w:val="%5."/>
      <w:lvlJc w:val="left"/>
      <w:pPr>
        <w:ind w:left="4025" w:hanging="360"/>
      </w:pPr>
    </w:lvl>
    <w:lvl w:ilvl="5" w:tplc="0413001B" w:tentative="1">
      <w:start w:val="1"/>
      <w:numFmt w:val="lowerRoman"/>
      <w:lvlText w:val="%6."/>
      <w:lvlJc w:val="right"/>
      <w:pPr>
        <w:ind w:left="4745" w:hanging="180"/>
      </w:pPr>
    </w:lvl>
    <w:lvl w:ilvl="6" w:tplc="0413000F" w:tentative="1">
      <w:start w:val="1"/>
      <w:numFmt w:val="decimal"/>
      <w:lvlText w:val="%7."/>
      <w:lvlJc w:val="left"/>
      <w:pPr>
        <w:ind w:left="5465" w:hanging="360"/>
      </w:pPr>
    </w:lvl>
    <w:lvl w:ilvl="7" w:tplc="04130019" w:tentative="1">
      <w:start w:val="1"/>
      <w:numFmt w:val="lowerLetter"/>
      <w:lvlText w:val="%8."/>
      <w:lvlJc w:val="left"/>
      <w:pPr>
        <w:ind w:left="6185" w:hanging="360"/>
      </w:pPr>
    </w:lvl>
    <w:lvl w:ilvl="8" w:tplc="0413001B" w:tentative="1">
      <w:start w:val="1"/>
      <w:numFmt w:val="lowerRoman"/>
      <w:lvlText w:val="%9."/>
      <w:lvlJc w:val="right"/>
      <w:pPr>
        <w:ind w:left="6905" w:hanging="180"/>
      </w:pPr>
    </w:lvl>
  </w:abstractNum>
  <w:abstractNum w:abstractNumId="18" w15:restartNumberingAfterBreak="0">
    <w:nsid w:val="358C6D68"/>
    <w:multiLevelType w:val="hybridMultilevel"/>
    <w:tmpl w:val="158880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AE82659"/>
    <w:multiLevelType w:val="hybridMultilevel"/>
    <w:tmpl w:val="C56C5B36"/>
    <w:lvl w:ilvl="0" w:tplc="FA56400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B0D1D27"/>
    <w:multiLevelType w:val="hybridMultilevel"/>
    <w:tmpl w:val="1D06D65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401A571C"/>
    <w:multiLevelType w:val="hybridMultilevel"/>
    <w:tmpl w:val="8E1EA294"/>
    <w:lvl w:ilvl="0" w:tplc="DB7CD86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389343A"/>
    <w:multiLevelType w:val="hybridMultilevel"/>
    <w:tmpl w:val="35A68F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4AA6659"/>
    <w:multiLevelType w:val="hybridMultilevel"/>
    <w:tmpl w:val="580067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73460D3"/>
    <w:multiLevelType w:val="hybridMultilevel"/>
    <w:tmpl w:val="B86CA6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A7533B3"/>
    <w:multiLevelType w:val="hybridMultilevel"/>
    <w:tmpl w:val="5EA6951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CBA53AD"/>
    <w:multiLevelType w:val="hybridMultilevel"/>
    <w:tmpl w:val="F45CEE6C"/>
    <w:lvl w:ilvl="0" w:tplc="04130001">
      <w:start w:val="1"/>
      <w:numFmt w:val="bullet"/>
      <w:lvlText w:val=""/>
      <w:lvlJc w:val="left"/>
      <w:pPr>
        <w:ind w:left="720" w:hanging="360"/>
      </w:pPr>
      <w:rPr>
        <w:rFonts w:ascii="Symbol" w:hAnsi="Symbol"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DD40DE7"/>
    <w:multiLevelType w:val="hybridMultilevel"/>
    <w:tmpl w:val="1E6C5D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FE430AD"/>
    <w:multiLevelType w:val="hybridMultilevel"/>
    <w:tmpl w:val="51AA63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31A5332"/>
    <w:multiLevelType w:val="hybridMultilevel"/>
    <w:tmpl w:val="DB283F5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546F6941"/>
    <w:multiLevelType w:val="hybridMultilevel"/>
    <w:tmpl w:val="529C7F08"/>
    <w:lvl w:ilvl="0" w:tplc="FA56400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7B04DC5"/>
    <w:multiLevelType w:val="hybridMultilevel"/>
    <w:tmpl w:val="9E1877A0"/>
    <w:lvl w:ilvl="0" w:tplc="B67E7D24">
      <w:numFmt w:val="bullet"/>
      <w:lvlText w:val="•"/>
      <w:lvlJc w:val="left"/>
      <w:pPr>
        <w:ind w:left="1065" w:hanging="705"/>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EB210EE"/>
    <w:multiLevelType w:val="multilevel"/>
    <w:tmpl w:val="86CCBBA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FFC0EBD"/>
    <w:multiLevelType w:val="hybridMultilevel"/>
    <w:tmpl w:val="236C4CC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611F2A3C"/>
    <w:multiLevelType w:val="hybridMultilevel"/>
    <w:tmpl w:val="E2627928"/>
    <w:lvl w:ilvl="0" w:tplc="4F725DB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7E346A1"/>
    <w:multiLevelType w:val="multilevel"/>
    <w:tmpl w:val="A8B2485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6" w15:restartNumberingAfterBreak="0">
    <w:nsid w:val="690111F8"/>
    <w:multiLevelType w:val="hybridMultilevel"/>
    <w:tmpl w:val="1BFE6302"/>
    <w:lvl w:ilvl="0" w:tplc="AB4AE1B6">
      <w:start w:val="1"/>
      <w:numFmt w:val="bullet"/>
      <w:lvlText w:val=""/>
      <w:lvlJc w:val="left"/>
      <w:pPr>
        <w:ind w:left="720" w:hanging="360"/>
      </w:pPr>
      <w:rPr>
        <w:rFonts w:ascii="Symbol" w:hAnsi="Symbol" w:hint="default"/>
      </w:rPr>
    </w:lvl>
    <w:lvl w:ilvl="1" w:tplc="B122DFDE">
      <w:start w:val="1"/>
      <w:numFmt w:val="bullet"/>
      <w:lvlText w:val="o"/>
      <w:lvlJc w:val="left"/>
      <w:pPr>
        <w:ind w:left="1440" w:hanging="360"/>
      </w:pPr>
      <w:rPr>
        <w:rFonts w:ascii="Courier New" w:hAnsi="Courier New" w:hint="default"/>
      </w:rPr>
    </w:lvl>
    <w:lvl w:ilvl="2" w:tplc="E8F0CE52">
      <w:start w:val="1"/>
      <w:numFmt w:val="bullet"/>
      <w:lvlText w:val=""/>
      <w:lvlJc w:val="left"/>
      <w:pPr>
        <w:ind w:left="2160" w:hanging="360"/>
      </w:pPr>
      <w:rPr>
        <w:rFonts w:ascii="Wingdings" w:hAnsi="Wingdings" w:hint="default"/>
      </w:rPr>
    </w:lvl>
    <w:lvl w:ilvl="3" w:tplc="A8BA81F0">
      <w:start w:val="1"/>
      <w:numFmt w:val="bullet"/>
      <w:lvlText w:val=""/>
      <w:lvlJc w:val="left"/>
      <w:pPr>
        <w:ind w:left="2880" w:hanging="360"/>
      </w:pPr>
      <w:rPr>
        <w:rFonts w:ascii="Symbol" w:hAnsi="Symbol" w:hint="default"/>
      </w:rPr>
    </w:lvl>
    <w:lvl w:ilvl="4" w:tplc="60E4A9B4">
      <w:start w:val="1"/>
      <w:numFmt w:val="bullet"/>
      <w:lvlText w:val="o"/>
      <w:lvlJc w:val="left"/>
      <w:pPr>
        <w:ind w:left="3600" w:hanging="360"/>
      </w:pPr>
      <w:rPr>
        <w:rFonts w:ascii="Courier New" w:hAnsi="Courier New" w:hint="default"/>
      </w:rPr>
    </w:lvl>
    <w:lvl w:ilvl="5" w:tplc="D5862E54">
      <w:start w:val="1"/>
      <w:numFmt w:val="bullet"/>
      <w:lvlText w:val=""/>
      <w:lvlJc w:val="left"/>
      <w:pPr>
        <w:ind w:left="4320" w:hanging="360"/>
      </w:pPr>
      <w:rPr>
        <w:rFonts w:ascii="Wingdings" w:hAnsi="Wingdings" w:hint="default"/>
      </w:rPr>
    </w:lvl>
    <w:lvl w:ilvl="6" w:tplc="A84AA25C">
      <w:start w:val="1"/>
      <w:numFmt w:val="bullet"/>
      <w:lvlText w:val=""/>
      <w:lvlJc w:val="left"/>
      <w:pPr>
        <w:ind w:left="5040" w:hanging="360"/>
      </w:pPr>
      <w:rPr>
        <w:rFonts w:ascii="Symbol" w:hAnsi="Symbol" w:hint="default"/>
      </w:rPr>
    </w:lvl>
    <w:lvl w:ilvl="7" w:tplc="1C7C0854">
      <w:start w:val="1"/>
      <w:numFmt w:val="bullet"/>
      <w:lvlText w:val="o"/>
      <w:lvlJc w:val="left"/>
      <w:pPr>
        <w:ind w:left="5760" w:hanging="360"/>
      </w:pPr>
      <w:rPr>
        <w:rFonts w:ascii="Courier New" w:hAnsi="Courier New" w:hint="default"/>
      </w:rPr>
    </w:lvl>
    <w:lvl w:ilvl="8" w:tplc="C5886D10">
      <w:start w:val="1"/>
      <w:numFmt w:val="bullet"/>
      <w:lvlText w:val=""/>
      <w:lvlJc w:val="left"/>
      <w:pPr>
        <w:ind w:left="6480" w:hanging="360"/>
      </w:pPr>
      <w:rPr>
        <w:rFonts w:ascii="Wingdings" w:hAnsi="Wingdings" w:hint="default"/>
      </w:rPr>
    </w:lvl>
  </w:abstractNum>
  <w:abstractNum w:abstractNumId="37" w15:restartNumberingAfterBreak="0">
    <w:nsid w:val="6D3F58F4"/>
    <w:multiLevelType w:val="hybridMultilevel"/>
    <w:tmpl w:val="B414D7D6"/>
    <w:lvl w:ilvl="0" w:tplc="AA8C44C2">
      <w:start w:val="1"/>
      <w:numFmt w:val="bullet"/>
      <w:lvlText w:val=""/>
      <w:lvlJc w:val="left"/>
      <w:pPr>
        <w:ind w:left="720" w:hanging="360"/>
      </w:pPr>
      <w:rPr>
        <w:rFonts w:ascii="Symbol" w:hAnsi="Symbol" w:hint="default"/>
      </w:rPr>
    </w:lvl>
    <w:lvl w:ilvl="1" w:tplc="3CDE7FF2">
      <w:start w:val="1"/>
      <w:numFmt w:val="bullet"/>
      <w:lvlText w:val="o"/>
      <w:lvlJc w:val="left"/>
      <w:pPr>
        <w:ind w:left="1440" w:hanging="360"/>
      </w:pPr>
      <w:rPr>
        <w:rFonts w:ascii="Courier New" w:hAnsi="Courier New" w:hint="default"/>
      </w:rPr>
    </w:lvl>
    <w:lvl w:ilvl="2" w:tplc="0EFE8594">
      <w:start w:val="1"/>
      <w:numFmt w:val="bullet"/>
      <w:lvlText w:val=""/>
      <w:lvlJc w:val="left"/>
      <w:pPr>
        <w:ind w:left="2160" w:hanging="360"/>
      </w:pPr>
      <w:rPr>
        <w:rFonts w:ascii="Wingdings" w:hAnsi="Wingdings" w:hint="default"/>
      </w:rPr>
    </w:lvl>
    <w:lvl w:ilvl="3" w:tplc="15EEBD66">
      <w:start w:val="1"/>
      <w:numFmt w:val="bullet"/>
      <w:lvlText w:val=""/>
      <w:lvlJc w:val="left"/>
      <w:pPr>
        <w:ind w:left="2880" w:hanging="360"/>
      </w:pPr>
      <w:rPr>
        <w:rFonts w:ascii="Symbol" w:hAnsi="Symbol" w:hint="default"/>
      </w:rPr>
    </w:lvl>
    <w:lvl w:ilvl="4" w:tplc="91B669AC">
      <w:start w:val="1"/>
      <w:numFmt w:val="bullet"/>
      <w:lvlText w:val="o"/>
      <w:lvlJc w:val="left"/>
      <w:pPr>
        <w:ind w:left="3600" w:hanging="360"/>
      </w:pPr>
      <w:rPr>
        <w:rFonts w:ascii="Courier New" w:hAnsi="Courier New" w:hint="default"/>
      </w:rPr>
    </w:lvl>
    <w:lvl w:ilvl="5" w:tplc="63F629CC">
      <w:start w:val="1"/>
      <w:numFmt w:val="bullet"/>
      <w:lvlText w:val=""/>
      <w:lvlJc w:val="left"/>
      <w:pPr>
        <w:ind w:left="4320" w:hanging="360"/>
      </w:pPr>
      <w:rPr>
        <w:rFonts w:ascii="Wingdings" w:hAnsi="Wingdings" w:hint="default"/>
      </w:rPr>
    </w:lvl>
    <w:lvl w:ilvl="6" w:tplc="BE9C0E54">
      <w:start w:val="1"/>
      <w:numFmt w:val="bullet"/>
      <w:lvlText w:val=""/>
      <w:lvlJc w:val="left"/>
      <w:pPr>
        <w:ind w:left="5040" w:hanging="360"/>
      </w:pPr>
      <w:rPr>
        <w:rFonts w:ascii="Symbol" w:hAnsi="Symbol" w:hint="default"/>
      </w:rPr>
    </w:lvl>
    <w:lvl w:ilvl="7" w:tplc="00AC3D64">
      <w:start w:val="1"/>
      <w:numFmt w:val="bullet"/>
      <w:lvlText w:val="o"/>
      <w:lvlJc w:val="left"/>
      <w:pPr>
        <w:ind w:left="5760" w:hanging="360"/>
      </w:pPr>
      <w:rPr>
        <w:rFonts w:ascii="Courier New" w:hAnsi="Courier New" w:hint="default"/>
      </w:rPr>
    </w:lvl>
    <w:lvl w:ilvl="8" w:tplc="B1CED7F8">
      <w:start w:val="1"/>
      <w:numFmt w:val="bullet"/>
      <w:lvlText w:val=""/>
      <w:lvlJc w:val="left"/>
      <w:pPr>
        <w:ind w:left="6480" w:hanging="360"/>
      </w:pPr>
      <w:rPr>
        <w:rFonts w:ascii="Wingdings" w:hAnsi="Wingdings" w:hint="default"/>
      </w:rPr>
    </w:lvl>
  </w:abstractNum>
  <w:abstractNum w:abstractNumId="38" w15:restartNumberingAfterBreak="0">
    <w:nsid w:val="6E9061F4"/>
    <w:multiLevelType w:val="hybridMultilevel"/>
    <w:tmpl w:val="15DE3192"/>
    <w:lvl w:ilvl="0" w:tplc="347600AC">
      <w:start w:val="1"/>
      <w:numFmt w:val="bullet"/>
      <w:lvlText w:val=""/>
      <w:lvlJc w:val="left"/>
      <w:pPr>
        <w:ind w:left="720" w:hanging="360"/>
      </w:pPr>
      <w:rPr>
        <w:rFonts w:ascii="Symbol" w:hAnsi="Symbol" w:hint="default"/>
      </w:rPr>
    </w:lvl>
    <w:lvl w:ilvl="1" w:tplc="083E85B2">
      <w:start w:val="1"/>
      <w:numFmt w:val="bullet"/>
      <w:lvlText w:val="o"/>
      <w:lvlJc w:val="left"/>
      <w:pPr>
        <w:ind w:left="1440" w:hanging="360"/>
      </w:pPr>
      <w:rPr>
        <w:rFonts w:ascii="Courier New" w:hAnsi="Courier New" w:hint="default"/>
      </w:rPr>
    </w:lvl>
    <w:lvl w:ilvl="2" w:tplc="957C45B0">
      <w:start w:val="1"/>
      <w:numFmt w:val="bullet"/>
      <w:lvlText w:val=""/>
      <w:lvlJc w:val="left"/>
      <w:pPr>
        <w:ind w:left="2160" w:hanging="360"/>
      </w:pPr>
      <w:rPr>
        <w:rFonts w:ascii="Wingdings" w:hAnsi="Wingdings" w:hint="default"/>
      </w:rPr>
    </w:lvl>
    <w:lvl w:ilvl="3" w:tplc="D2046752">
      <w:start w:val="1"/>
      <w:numFmt w:val="bullet"/>
      <w:lvlText w:val=""/>
      <w:lvlJc w:val="left"/>
      <w:pPr>
        <w:ind w:left="2880" w:hanging="360"/>
      </w:pPr>
      <w:rPr>
        <w:rFonts w:ascii="Symbol" w:hAnsi="Symbol" w:hint="default"/>
      </w:rPr>
    </w:lvl>
    <w:lvl w:ilvl="4" w:tplc="275C4CAC">
      <w:start w:val="1"/>
      <w:numFmt w:val="bullet"/>
      <w:lvlText w:val="o"/>
      <w:lvlJc w:val="left"/>
      <w:pPr>
        <w:ind w:left="3600" w:hanging="360"/>
      </w:pPr>
      <w:rPr>
        <w:rFonts w:ascii="Courier New" w:hAnsi="Courier New" w:hint="default"/>
      </w:rPr>
    </w:lvl>
    <w:lvl w:ilvl="5" w:tplc="E684DB64">
      <w:start w:val="1"/>
      <w:numFmt w:val="bullet"/>
      <w:lvlText w:val=""/>
      <w:lvlJc w:val="left"/>
      <w:pPr>
        <w:ind w:left="4320" w:hanging="360"/>
      </w:pPr>
      <w:rPr>
        <w:rFonts w:ascii="Wingdings" w:hAnsi="Wingdings" w:hint="default"/>
      </w:rPr>
    </w:lvl>
    <w:lvl w:ilvl="6" w:tplc="19A4FD14">
      <w:start w:val="1"/>
      <w:numFmt w:val="bullet"/>
      <w:lvlText w:val=""/>
      <w:lvlJc w:val="left"/>
      <w:pPr>
        <w:ind w:left="5040" w:hanging="360"/>
      </w:pPr>
      <w:rPr>
        <w:rFonts w:ascii="Symbol" w:hAnsi="Symbol" w:hint="default"/>
      </w:rPr>
    </w:lvl>
    <w:lvl w:ilvl="7" w:tplc="8ED64FC4">
      <w:start w:val="1"/>
      <w:numFmt w:val="bullet"/>
      <w:lvlText w:val="o"/>
      <w:lvlJc w:val="left"/>
      <w:pPr>
        <w:ind w:left="5760" w:hanging="360"/>
      </w:pPr>
      <w:rPr>
        <w:rFonts w:ascii="Courier New" w:hAnsi="Courier New" w:hint="default"/>
      </w:rPr>
    </w:lvl>
    <w:lvl w:ilvl="8" w:tplc="6E648B92">
      <w:start w:val="1"/>
      <w:numFmt w:val="bullet"/>
      <w:lvlText w:val=""/>
      <w:lvlJc w:val="left"/>
      <w:pPr>
        <w:ind w:left="6480" w:hanging="360"/>
      </w:pPr>
      <w:rPr>
        <w:rFonts w:ascii="Wingdings" w:hAnsi="Wingdings" w:hint="default"/>
      </w:rPr>
    </w:lvl>
  </w:abstractNum>
  <w:abstractNum w:abstractNumId="39" w15:restartNumberingAfterBreak="0">
    <w:nsid w:val="70B22F85"/>
    <w:multiLevelType w:val="hybridMultilevel"/>
    <w:tmpl w:val="565A2A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1AF06EB"/>
    <w:multiLevelType w:val="hybridMultilevel"/>
    <w:tmpl w:val="849A72E2"/>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41" w15:restartNumberingAfterBreak="0">
    <w:nsid w:val="75840990"/>
    <w:multiLevelType w:val="hybridMultilevel"/>
    <w:tmpl w:val="FFFFFFFF"/>
    <w:lvl w:ilvl="0" w:tplc="1930CF3C">
      <w:start w:val="1"/>
      <w:numFmt w:val="bullet"/>
      <w:lvlText w:val=""/>
      <w:lvlJc w:val="left"/>
      <w:pPr>
        <w:ind w:left="720" w:hanging="360"/>
      </w:pPr>
      <w:rPr>
        <w:rFonts w:ascii="Symbol" w:hAnsi="Symbol" w:hint="default"/>
      </w:rPr>
    </w:lvl>
    <w:lvl w:ilvl="1" w:tplc="AC363E2E">
      <w:start w:val="1"/>
      <w:numFmt w:val="bullet"/>
      <w:lvlText w:val="o"/>
      <w:lvlJc w:val="left"/>
      <w:pPr>
        <w:ind w:left="1440" w:hanging="360"/>
      </w:pPr>
      <w:rPr>
        <w:rFonts w:ascii="Courier New" w:hAnsi="Courier New" w:hint="default"/>
      </w:rPr>
    </w:lvl>
    <w:lvl w:ilvl="2" w:tplc="FDD22F8C">
      <w:start w:val="1"/>
      <w:numFmt w:val="bullet"/>
      <w:lvlText w:val=""/>
      <w:lvlJc w:val="left"/>
      <w:pPr>
        <w:ind w:left="2160" w:hanging="360"/>
      </w:pPr>
      <w:rPr>
        <w:rFonts w:ascii="Wingdings" w:hAnsi="Wingdings" w:hint="default"/>
      </w:rPr>
    </w:lvl>
    <w:lvl w:ilvl="3" w:tplc="54849F4C">
      <w:start w:val="1"/>
      <w:numFmt w:val="bullet"/>
      <w:lvlText w:val=""/>
      <w:lvlJc w:val="left"/>
      <w:pPr>
        <w:ind w:left="2880" w:hanging="360"/>
      </w:pPr>
      <w:rPr>
        <w:rFonts w:ascii="Symbol" w:hAnsi="Symbol" w:hint="default"/>
      </w:rPr>
    </w:lvl>
    <w:lvl w:ilvl="4" w:tplc="AEDCD646">
      <w:start w:val="1"/>
      <w:numFmt w:val="bullet"/>
      <w:lvlText w:val="o"/>
      <w:lvlJc w:val="left"/>
      <w:pPr>
        <w:ind w:left="3600" w:hanging="360"/>
      </w:pPr>
      <w:rPr>
        <w:rFonts w:ascii="Courier New" w:hAnsi="Courier New" w:hint="default"/>
      </w:rPr>
    </w:lvl>
    <w:lvl w:ilvl="5" w:tplc="E0EAF5DE">
      <w:start w:val="1"/>
      <w:numFmt w:val="bullet"/>
      <w:lvlText w:val=""/>
      <w:lvlJc w:val="left"/>
      <w:pPr>
        <w:ind w:left="4320" w:hanging="360"/>
      </w:pPr>
      <w:rPr>
        <w:rFonts w:ascii="Wingdings" w:hAnsi="Wingdings" w:hint="default"/>
      </w:rPr>
    </w:lvl>
    <w:lvl w:ilvl="6" w:tplc="E17CD9E8">
      <w:start w:val="1"/>
      <w:numFmt w:val="bullet"/>
      <w:lvlText w:val=""/>
      <w:lvlJc w:val="left"/>
      <w:pPr>
        <w:ind w:left="5040" w:hanging="360"/>
      </w:pPr>
      <w:rPr>
        <w:rFonts w:ascii="Symbol" w:hAnsi="Symbol" w:hint="default"/>
      </w:rPr>
    </w:lvl>
    <w:lvl w:ilvl="7" w:tplc="1196E3F2">
      <w:start w:val="1"/>
      <w:numFmt w:val="bullet"/>
      <w:lvlText w:val="o"/>
      <w:lvlJc w:val="left"/>
      <w:pPr>
        <w:ind w:left="5760" w:hanging="360"/>
      </w:pPr>
      <w:rPr>
        <w:rFonts w:ascii="Courier New" w:hAnsi="Courier New" w:hint="default"/>
      </w:rPr>
    </w:lvl>
    <w:lvl w:ilvl="8" w:tplc="5B564DB2">
      <w:start w:val="1"/>
      <w:numFmt w:val="bullet"/>
      <w:lvlText w:val=""/>
      <w:lvlJc w:val="left"/>
      <w:pPr>
        <w:ind w:left="6480" w:hanging="360"/>
      </w:pPr>
      <w:rPr>
        <w:rFonts w:ascii="Wingdings" w:hAnsi="Wingdings" w:hint="default"/>
      </w:rPr>
    </w:lvl>
  </w:abstractNum>
  <w:abstractNum w:abstractNumId="42" w15:restartNumberingAfterBreak="0">
    <w:nsid w:val="77984479"/>
    <w:multiLevelType w:val="hybridMultilevel"/>
    <w:tmpl w:val="FF38B3C4"/>
    <w:lvl w:ilvl="0" w:tplc="B67E7D24">
      <w:numFmt w:val="bullet"/>
      <w:lvlText w:val="•"/>
      <w:lvlJc w:val="left"/>
      <w:pPr>
        <w:ind w:left="1065" w:hanging="705"/>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B745DCC"/>
    <w:multiLevelType w:val="hybridMultilevel"/>
    <w:tmpl w:val="3A2626B0"/>
    <w:lvl w:ilvl="0" w:tplc="E18A317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8"/>
  </w:num>
  <w:num w:numId="2">
    <w:abstractNumId w:val="36"/>
  </w:num>
  <w:num w:numId="3">
    <w:abstractNumId w:val="15"/>
  </w:num>
  <w:num w:numId="4">
    <w:abstractNumId w:val="37"/>
  </w:num>
  <w:num w:numId="5">
    <w:abstractNumId w:val="2"/>
  </w:num>
  <w:num w:numId="6">
    <w:abstractNumId w:val="4"/>
  </w:num>
  <w:num w:numId="7">
    <w:abstractNumId w:val="42"/>
  </w:num>
  <w:num w:numId="8">
    <w:abstractNumId w:val="18"/>
  </w:num>
  <w:num w:numId="9">
    <w:abstractNumId w:val="21"/>
  </w:num>
  <w:num w:numId="10">
    <w:abstractNumId w:val="25"/>
  </w:num>
  <w:num w:numId="11">
    <w:abstractNumId w:val="5"/>
  </w:num>
  <w:num w:numId="12">
    <w:abstractNumId w:val="13"/>
  </w:num>
  <w:num w:numId="13">
    <w:abstractNumId w:val="13"/>
    <w:lvlOverride w:ilvl="0">
      <w:startOverride w:val="1"/>
    </w:lvlOverride>
  </w:num>
  <w:num w:numId="14">
    <w:abstractNumId w:val="13"/>
    <w:lvlOverride w:ilvl="0">
      <w:startOverride w:val="1"/>
    </w:lvlOverride>
  </w:num>
  <w:num w:numId="15">
    <w:abstractNumId w:val="14"/>
  </w:num>
  <w:num w:numId="16">
    <w:abstractNumId w:val="30"/>
  </w:num>
  <w:num w:numId="17">
    <w:abstractNumId w:val="40"/>
  </w:num>
  <w:num w:numId="18">
    <w:abstractNumId w:val="8"/>
  </w:num>
  <w:num w:numId="19">
    <w:abstractNumId w:val="7"/>
  </w:num>
  <w:num w:numId="20">
    <w:abstractNumId w:val="19"/>
  </w:num>
  <w:num w:numId="21">
    <w:abstractNumId w:val="1"/>
  </w:num>
  <w:num w:numId="22">
    <w:abstractNumId w:val="31"/>
  </w:num>
  <w:num w:numId="23">
    <w:abstractNumId w:val="9"/>
  </w:num>
  <w:num w:numId="24">
    <w:abstractNumId w:val="20"/>
  </w:num>
  <w:num w:numId="25">
    <w:abstractNumId w:val="39"/>
  </w:num>
  <w:num w:numId="26">
    <w:abstractNumId w:val="23"/>
  </w:num>
  <w:num w:numId="27">
    <w:abstractNumId w:val="28"/>
  </w:num>
  <w:num w:numId="28">
    <w:abstractNumId w:val="26"/>
  </w:num>
  <w:num w:numId="29">
    <w:abstractNumId w:val="32"/>
  </w:num>
  <w:num w:numId="30">
    <w:abstractNumId w:val="12"/>
  </w:num>
  <w:num w:numId="31">
    <w:abstractNumId w:val="35"/>
  </w:num>
  <w:num w:numId="32">
    <w:abstractNumId w:val="13"/>
    <w:lvlOverride w:ilvl="0">
      <w:startOverride w:val="6"/>
    </w:lvlOverride>
  </w:num>
  <w:num w:numId="33">
    <w:abstractNumId w:val="34"/>
  </w:num>
  <w:num w:numId="34">
    <w:abstractNumId w:val="6"/>
  </w:num>
  <w:num w:numId="35">
    <w:abstractNumId w:val="10"/>
  </w:num>
  <w:num w:numId="36">
    <w:abstractNumId w:val="22"/>
  </w:num>
  <w:num w:numId="37">
    <w:abstractNumId w:val="3"/>
  </w:num>
  <w:num w:numId="38">
    <w:abstractNumId w:val="43"/>
  </w:num>
  <w:num w:numId="39">
    <w:abstractNumId w:val="0"/>
  </w:num>
  <w:num w:numId="40">
    <w:abstractNumId w:val="16"/>
  </w:num>
  <w:num w:numId="41">
    <w:abstractNumId w:val="11"/>
  </w:num>
  <w:num w:numId="42">
    <w:abstractNumId w:val="41"/>
  </w:num>
  <w:num w:numId="43">
    <w:abstractNumId w:val="27"/>
  </w:num>
  <w:num w:numId="44">
    <w:abstractNumId w:val="24"/>
  </w:num>
  <w:num w:numId="45">
    <w:abstractNumId w:val="29"/>
  </w:num>
  <w:num w:numId="46">
    <w:abstractNumId w:val="33"/>
  </w:num>
  <w:num w:numId="4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vonne Pijnacker Hordijk">
    <w15:presenceInfo w15:providerId="AD" w15:userId="S::pijnacker@nictiz.nl::a903efe8-20ca-43e8-8969-354a8acd28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DA"/>
    <w:rsid w:val="00000E56"/>
    <w:rsid w:val="000063FE"/>
    <w:rsid w:val="00006E87"/>
    <w:rsid w:val="00007B21"/>
    <w:rsid w:val="00013437"/>
    <w:rsid w:val="00024E9E"/>
    <w:rsid w:val="000254C7"/>
    <w:rsid w:val="00031FDF"/>
    <w:rsid w:val="00035D31"/>
    <w:rsid w:val="00041431"/>
    <w:rsid w:val="0004200C"/>
    <w:rsid w:val="00044ABB"/>
    <w:rsid w:val="00050513"/>
    <w:rsid w:val="0005242D"/>
    <w:rsid w:val="000527FE"/>
    <w:rsid w:val="00054F43"/>
    <w:rsid w:val="000565F8"/>
    <w:rsid w:val="00057F32"/>
    <w:rsid w:val="000609DD"/>
    <w:rsid w:val="0006627B"/>
    <w:rsid w:val="000717D3"/>
    <w:rsid w:val="00073AA0"/>
    <w:rsid w:val="00076AC2"/>
    <w:rsid w:val="00081CD7"/>
    <w:rsid w:val="000828A1"/>
    <w:rsid w:val="00084AB4"/>
    <w:rsid w:val="00094927"/>
    <w:rsid w:val="000962A7"/>
    <w:rsid w:val="000A5063"/>
    <w:rsid w:val="000A7817"/>
    <w:rsid w:val="000B1D66"/>
    <w:rsid w:val="000B3C61"/>
    <w:rsid w:val="000B6873"/>
    <w:rsid w:val="000C1919"/>
    <w:rsid w:val="000C321C"/>
    <w:rsid w:val="000C430E"/>
    <w:rsid w:val="000C48C1"/>
    <w:rsid w:val="000C4D1B"/>
    <w:rsid w:val="000C62A1"/>
    <w:rsid w:val="000C6E75"/>
    <w:rsid w:val="000D1E2E"/>
    <w:rsid w:val="000D1E64"/>
    <w:rsid w:val="000D2974"/>
    <w:rsid w:val="000D42A4"/>
    <w:rsid w:val="000E2061"/>
    <w:rsid w:val="000E383B"/>
    <w:rsid w:val="000E4335"/>
    <w:rsid w:val="000E5D26"/>
    <w:rsid w:val="000F1767"/>
    <w:rsid w:val="000F308B"/>
    <w:rsid w:val="000F6394"/>
    <w:rsid w:val="000F68B7"/>
    <w:rsid w:val="00100FAC"/>
    <w:rsid w:val="00101767"/>
    <w:rsid w:val="00102343"/>
    <w:rsid w:val="001046E8"/>
    <w:rsid w:val="00105C1B"/>
    <w:rsid w:val="00106169"/>
    <w:rsid w:val="00110317"/>
    <w:rsid w:val="0011225E"/>
    <w:rsid w:val="0011315E"/>
    <w:rsid w:val="001137A5"/>
    <w:rsid w:val="00114854"/>
    <w:rsid w:val="00125163"/>
    <w:rsid w:val="00125E5D"/>
    <w:rsid w:val="00127348"/>
    <w:rsid w:val="00131E35"/>
    <w:rsid w:val="00133986"/>
    <w:rsid w:val="00134ABE"/>
    <w:rsid w:val="00140EF9"/>
    <w:rsid w:val="00141A2E"/>
    <w:rsid w:val="001428B2"/>
    <w:rsid w:val="00142E6C"/>
    <w:rsid w:val="00145483"/>
    <w:rsid w:val="001473AA"/>
    <w:rsid w:val="00147445"/>
    <w:rsid w:val="0015506A"/>
    <w:rsid w:val="00160961"/>
    <w:rsid w:val="0016308C"/>
    <w:rsid w:val="00163870"/>
    <w:rsid w:val="0016406A"/>
    <w:rsid w:val="00166AB6"/>
    <w:rsid w:val="0017087E"/>
    <w:rsid w:val="001708AC"/>
    <w:rsid w:val="0017125F"/>
    <w:rsid w:val="00173D99"/>
    <w:rsid w:val="00176F8F"/>
    <w:rsid w:val="00181EA2"/>
    <w:rsid w:val="0018278B"/>
    <w:rsid w:val="00183F47"/>
    <w:rsid w:val="0018573D"/>
    <w:rsid w:val="0018729B"/>
    <w:rsid w:val="001951F6"/>
    <w:rsid w:val="001A1406"/>
    <w:rsid w:val="001A3B44"/>
    <w:rsid w:val="001B2C6E"/>
    <w:rsid w:val="001B4712"/>
    <w:rsid w:val="001C1F7B"/>
    <w:rsid w:val="001C2E13"/>
    <w:rsid w:val="001C34DA"/>
    <w:rsid w:val="001C3B54"/>
    <w:rsid w:val="001C463B"/>
    <w:rsid w:val="001C5629"/>
    <w:rsid w:val="001D0519"/>
    <w:rsid w:val="001D0A40"/>
    <w:rsid w:val="001D1DE3"/>
    <w:rsid w:val="001D5B5D"/>
    <w:rsid w:val="001E2C76"/>
    <w:rsid w:val="001F1865"/>
    <w:rsid w:val="001F54E5"/>
    <w:rsid w:val="001F7B4C"/>
    <w:rsid w:val="0020326F"/>
    <w:rsid w:val="0020710E"/>
    <w:rsid w:val="00207369"/>
    <w:rsid w:val="00212F81"/>
    <w:rsid w:val="00214506"/>
    <w:rsid w:val="002159AE"/>
    <w:rsid w:val="00217349"/>
    <w:rsid w:val="002178A0"/>
    <w:rsid w:val="0022117B"/>
    <w:rsid w:val="00224432"/>
    <w:rsid w:val="0022630F"/>
    <w:rsid w:val="00226BB7"/>
    <w:rsid w:val="00231445"/>
    <w:rsid w:val="002315FD"/>
    <w:rsid w:val="00231A0D"/>
    <w:rsid w:val="002332FB"/>
    <w:rsid w:val="00235A28"/>
    <w:rsid w:val="002407FF"/>
    <w:rsid w:val="00240FF3"/>
    <w:rsid w:val="00244EAA"/>
    <w:rsid w:val="00246CE2"/>
    <w:rsid w:val="002470AA"/>
    <w:rsid w:val="00247B43"/>
    <w:rsid w:val="00250ECC"/>
    <w:rsid w:val="00251251"/>
    <w:rsid w:val="00253CBF"/>
    <w:rsid w:val="00254C0E"/>
    <w:rsid w:val="00256CE9"/>
    <w:rsid w:val="00260DC1"/>
    <w:rsid w:val="0026413F"/>
    <w:rsid w:val="002700C0"/>
    <w:rsid w:val="002707A2"/>
    <w:rsid w:val="002743B0"/>
    <w:rsid w:val="00275639"/>
    <w:rsid w:val="0027758E"/>
    <w:rsid w:val="00287879"/>
    <w:rsid w:val="002924E8"/>
    <w:rsid w:val="00293369"/>
    <w:rsid w:val="002A0042"/>
    <w:rsid w:val="002A41D6"/>
    <w:rsid w:val="002A6C07"/>
    <w:rsid w:val="002B222D"/>
    <w:rsid w:val="002B5543"/>
    <w:rsid w:val="002C328E"/>
    <w:rsid w:val="002C419D"/>
    <w:rsid w:val="002C654C"/>
    <w:rsid w:val="002D1A92"/>
    <w:rsid w:val="002D27F5"/>
    <w:rsid w:val="002D2AC5"/>
    <w:rsid w:val="002D729C"/>
    <w:rsid w:val="002E7B08"/>
    <w:rsid w:val="002F0FA7"/>
    <w:rsid w:val="002F27E6"/>
    <w:rsid w:val="002F3EB6"/>
    <w:rsid w:val="002F3FB7"/>
    <w:rsid w:val="002F6A58"/>
    <w:rsid w:val="002F7035"/>
    <w:rsid w:val="00302C17"/>
    <w:rsid w:val="00306ACC"/>
    <w:rsid w:val="00306F0F"/>
    <w:rsid w:val="00311308"/>
    <w:rsid w:val="00313C89"/>
    <w:rsid w:val="00316076"/>
    <w:rsid w:val="003161F5"/>
    <w:rsid w:val="00317E95"/>
    <w:rsid w:val="00321DC5"/>
    <w:rsid w:val="00322CB6"/>
    <w:rsid w:val="003236C6"/>
    <w:rsid w:val="00323B26"/>
    <w:rsid w:val="00323D06"/>
    <w:rsid w:val="00324969"/>
    <w:rsid w:val="00325ABE"/>
    <w:rsid w:val="0032638C"/>
    <w:rsid w:val="0032655A"/>
    <w:rsid w:val="00330552"/>
    <w:rsid w:val="003307A6"/>
    <w:rsid w:val="0033488E"/>
    <w:rsid w:val="003400A3"/>
    <w:rsid w:val="0034284A"/>
    <w:rsid w:val="00343249"/>
    <w:rsid w:val="00343FE2"/>
    <w:rsid w:val="00351678"/>
    <w:rsid w:val="00353D03"/>
    <w:rsid w:val="00354B87"/>
    <w:rsid w:val="00356D8A"/>
    <w:rsid w:val="00361351"/>
    <w:rsid w:val="00362CC1"/>
    <w:rsid w:val="0036619C"/>
    <w:rsid w:val="003711E2"/>
    <w:rsid w:val="0037222D"/>
    <w:rsid w:val="00372F6E"/>
    <w:rsid w:val="00381E07"/>
    <w:rsid w:val="003A2502"/>
    <w:rsid w:val="003A3E41"/>
    <w:rsid w:val="003B2633"/>
    <w:rsid w:val="003B31EA"/>
    <w:rsid w:val="003B35B1"/>
    <w:rsid w:val="003B5718"/>
    <w:rsid w:val="003B6709"/>
    <w:rsid w:val="003C3769"/>
    <w:rsid w:val="003C3954"/>
    <w:rsid w:val="003C5945"/>
    <w:rsid w:val="003D47FB"/>
    <w:rsid w:val="003D63F2"/>
    <w:rsid w:val="003E4311"/>
    <w:rsid w:val="003E4B36"/>
    <w:rsid w:val="003E560C"/>
    <w:rsid w:val="003E783D"/>
    <w:rsid w:val="003F151E"/>
    <w:rsid w:val="003F5787"/>
    <w:rsid w:val="00403441"/>
    <w:rsid w:val="00405B71"/>
    <w:rsid w:val="004065BB"/>
    <w:rsid w:val="00407091"/>
    <w:rsid w:val="0041054D"/>
    <w:rsid w:val="004123FC"/>
    <w:rsid w:val="004154AA"/>
    <w:rsid w:val="00421403"/>
    <w:rsid w:val="00423AF0"/>
    <w:rsid w:val="00433041"/>
    <w:rsid w:val="00433CE1"/>
    <w:rsid w:val="00436191"/>
    <w:rsid w:val="004366C7"/>
    <w:rsid w:val="004419EC"/>
    <w:rsid w:val="00441ED7"/>
    <w:rsid w:val="00442965"/>
    <w:rsid w:val="00442F22"/>
    <w:rsid w:val="0044347A"/>
    <w:rsid w:val="0045075F"/>
    <w:rsid w:val="00455C5E"/>
    <w:rsid w:val="004574E3"/>
    <w:rsid w:val="0046166E"/>
    <w:rsid w:val="00462D37"/>
    <w:rsid w:val="004650D0"/>
    <w:rsid w:val="00466932"/>
    <w:rsid w:val="004705EA"/>
    <w:rsid w:val="004734FE"/>
    <w:rsid w:val="00473E85"/>
    <w:rsid w:val="00474FAC"/>
    <w:rsid w:val="00475A41"/>
    <w:rsid w:val="00476AB1"/>
    <w:rsid w:val="00480EC5"/>
    <w:rsid w:val="00484043"/>
    <w:rsid w:val="00485B66"/>
    <w:rsid w:val="00485D4B"/>
    <w:rsid w:val="00486AA0"/>
    <w:rsid w:val="00487C44"/>
    <w:rsid w:val="004919DB"/>
    <w:rsid w:val="00492B05"/>
    <w:rsid w:val="0049528F"/>
    <w:rsid w:val="00496889"/>
    <w:rsid w:val="004A2D42"/>
    <w:rsid w:val="004A32AE"/>
    <w:rsid w:val="004A3465"/>
    <w:rsid w:val="004A5441"/>
    <w:rsid w:val="004C26C3"/>
    <w:rsid w:val="004C34F3"/>
    <w:rsid w:val="004C60E2"/>
    <w:rsid w:val="004C61D5"/>
    <w:rsid w:val="004C783C"/>
    <w:rsid w:val="004C7E53"/>
    <w:rsid w:val="004D1CC2"/>
    <w:rsid w:val="004D2823"/>
    <w:rsid w:val="004D4189"/>
    <w:rsid w:val="004D6EC8"/>
    <w:rsid w:val="004E1CAD"/>
    <w:rsid w:val="004F0F09"/>
    <w:rsid w:val="004F4D31"/>
    <w:rsid w:val="004F4EC7"/>
    <w:rsid w:val="004F5076"/>
    <w:rsid w:val="005000A4"/>
    <w:rsid w:val="005010B7"/>
    <w:rsid w:val="00502C97"/>
    <w:rsid w:val="00503B87"/>
    <w:rsid w:val="0050439F"/>
    <w:rsid w:val="00504B81"/>
    <w:rsid w:val="0052737D"/>
    <w:rsid w:val="005319BA"/>
    <w:rsid w:val="0053581F"/>
    <w:rsid w:val="00536963"/>
    <w:rsid w:val="0053727D"/>
    <w:rsid w:val="00540334"/>
    <w:rsid w:val="005414DC"/>
    <w:rsid w:val="0054189C"/>
    <w:rsid w:val="00542AF9"/>
    <w:rsid w:val="005523FF"/>
    <w:rsid w:val="00552E68"/>
    <w:rsid w:val="00554127"/>
    <w:rsid w:val="00554AD8"/>
    <w:rsid w:val="005563DD"/>
    <w:rsid w:val="005641FA"/>
    <w:rsid w:val="005700AD"/>
    <w:rsid w:val="00571819"/>
    <w:rsid w:val="00571C74"/>
    <w:rsid w:val="00574803"/>
    <w:rsid w:val="005803CA"/>
    <w:rsid w:val="00582447"/>
    <w:rsid w:val="0058353D"/>
    <w:rsid w:val="005839A9"/>
    <w:rsid w:val="005878AC"/>
    <w:rsid w:val="005909F4"/>
    <w:rsid w:val="00594100"/>
    <w:rsid w:val="005A0F16"/>
    <w:rsid w:val="005A1464"/>
    <w:rsid w:val="005A2478"/>
    <w:rsid w:val="005A45B1"/>
    <w:rsid w:val="005B2277"/>
    <w:rsid w:val="005B6C08"/>
    <w:rsid w:val="005C1F5A"/>
    <w:rsid w:val="005C394D"/>
    <w:rsid w:val="005C3C6A"/>
    <w:rsid w:val="005D036D"/>
    <w:rsid w:val="005D6A3B"/>
    <w:rsid w:val="005D7022"/>
    <w:rsid w:val="005E5D40"/>
    <w:rsid w:val="005F2C2F"/>
    <w:rsid w:val="005F2D2E"/>
    <w:rsid w:val="005F3E6C"/>
    <w:rsid w:val="005F452C"/>
    <w:rsid w:val="005F4977"/>
    <w:rsid w:val="005F4E58"/>
    <w:rsid w:val="005F6E5A"/>
    <w:rsid w:val="00600774"/>
    <w:rsid w:val="006008E7"/>
    <w:rsid w:val="006031C3"/>
    <w:rsid w:val="0060689F"/>
    <w:rsid w:val="0061043B"/>
    <w:rsid w:val="006235FF"/>
    <w:rsid w:val="0062553A"/>
    <w:rsid w:val="00631C38"/>
    <w:rsid w:val="006323C2"/>
    <w:rsid w:val="00635A6E"/>
    <w:rsid w:val="00637652"/>
    <w:rsid w:val="00637A5C"/>
    <w:rsid w:val="006412D0"/>
    <w:rsid w:val="0064189A"/>
    <w:rsid w:val="00642123"/>
    <w:rsid w:val="00642395"/>
    <w:rsid w:val="00642E83"/>
    <w:rsid w:val="00644C0D"/>
    <w:rsid w:val="00646148"/>
    <w:rsid w:val="006461D0"/>
    <w:rsid w:val="00646FF8"/>
    <w:rsid w:val="00647B98"/>
    <w:rsid w:val="00647CD7"/>
    <w:rsid w:val="0065456E"/>
    <w:rsid w:val="00656636"/>
    <w:rsid w:val="0065697C"/>
    <w:rsid w:val="0065715C"/>
    <w:rsid w:val="00660B4B"/>
    <w:rsid w:val="00660EBB"/>
    <w:rsid w:val="00664077"/>
    <w:rsid w:val="00664187"/>
    <w:rsid w:val="00665E54"/>
    <w:rsid w:val="006709BD"/>
    <w:rsid w:val="00671C80"/>
    <w:rsid w:val="00673635"/>
    <w:rsid w:val="00675463"/>
    <w:rsid w:val="00676CFC"/>
    <w:rsid w:val="006807BA"/>
    <w:rsid w:val="0068273E"/>
    <w:rsid w:val="006843A1"/>
    <w:rsid w:val="0068717A"/>
    <w:rsid w:val="00693C8D"/>
    <w:rsid w:val="00694E20"/>
    <w:rsid w:val="00694F33"/>
    <w:rsid w:val="006A064A"/>
    <w:rsid w:val="006A17CC"/>
    <w:rsid w:val="006A2388"/>
    <w:rsid w:val="006A29B0"/>
    <w:rsid w:val="006A3E70"/>
    <w:rsid w:val="006A42DB"/>
    <w:rsid w:val="006B3C1F"/>
    <w:rsid w:val="006B424A"/>
    <w:rsid w:val="006B4877"/>
    <w:rsid w:val="006B7320"/>
    <w:rsid w:val="006C0D43"/>
    <w:rsid w:val="006C3B54"/>
    <w:rsid w:val="006C3F9F"/>
    <w:rsid w:val="006C48CA"/>
    <w:rsid w:val="006C558B"/>
    <w:rsid w:val="006C5982"/>
    <w:rsid w:val="006C69EA"/>
    <w:rsid w:val="006D19F3"/>
    <w:rsid w:val="006E0106"/>
    <w:rsid w:val="006E0D5C"/>
    <w:rsid w:val="006E1B85"/>
    <w:rsid w:val="006E37D6"/>
    <w:rsid w:val="006E38C4"/>
    <w:rsid w:val="006F028D"/>
    <w:rsid w:val="006F6C68"/>
    <w:rsid w:val="006F7A01"/>
    <w:rsid w:val="00707BFF"/>
    <w:rsid w:val="00707CE4"/>
    <w:rsid w:val="00711374"/>
    <w:rsid w:val="007123DC"/>
    <w:rsid w:val="00712C4B"/>
    <w:rsid w:val="00713BE4"/>
    <w:rsid w:val="007140CE"/>
    <w:rsid w:val="00715CD0"/>
    <w:rsid w:val="0072092A"/>
    <w:rsid w:val="00723926"/>
    <w:rsid w:val="00724B57"/>
    <w:rsid w:val="00730EC3"/>
    <w:rsid w:val="00732F01"/>
    <w:rsid w:val="00733993"/>
    <w:rsid w:val="007346BB"/>
    <w:rsid w:val="007354CA"/>
    <w:rsid w:val="00743ECD"/>
    <w:rsid w:val="007449EA"/>
    <w:rsid w:val="00744D19"/>
    <w:rsid w:val="00751D11"/>
    <w:rsid w:val="00751E44"/>
    <w:rsid w:val="00763D62"/>
    <w:rsid w:val="00770AEA"/>
    <w:rsid w:val="00770F2B"/>
    <w:rsid w:val="00771BA7"/>
    <w:rsid w:val="007726B7"/>
    <w:rsid w:val="00774296"/>
    <w:rsid w:val="00774B72"/>
    <w:rsid w:val="0077686F"/>
    <w:rsid w:val="0079303C"/>
    <w:rsid w:val="007A13E7"/>
    <w:rsid w:val="007A37BB"/>
    <w:rsid w:val="007A3A3F"/>
    <w:rsid w:val="007A44CA"/>
    <w:rsid w:val="007A4CCE"/>
    <w:rsid w:val="007A60C6"/>
    <w:rsid w:val="007A6709"/>
    <w:rsid w:val="007A6B30"/>
    <w:rsid w:val="007B0564"/>
    <w:rsid w:val="007B4206"/>
    <w:rsid w:val="007C27DC"/>
    <w:rsid w:val="007C42BA"/>
    <w:rsid w:val="007C5315"/>
    <w:rsid w:val="007C7B4E"/>
    <w:rsid w:val="007C7EBC"/>
    <w:rsid w:val="007D02D7"/>
    <w:rsid w:val="007D0454"/>
    <w:rsid w:val="007D17CA"/>
    <w:rsid w:val="007D5FAF"/>
    <w:rsid w:val="007E19B2"/>
    <w:rsid w:val="007E1C02"/>
    <w:rsid w:val="007E6B68"/>
    <w:rsid w:val="007E7972"/>
    <w:rsid w:val="007F222E"/>
    <w:rsid w:val="007F3D57"/>
    <w:rsid w:val="007F3EF3"/>
    <w:rsid w:val="007F560F"/>
    <w:rsid w:val="0080204D"/>
    <w:rsid w:val="00803CD5"/>
    <w:rsid w:val="00804CA1"/>
    <w:rsid w:val="00804F21"/>
    <w:rsid w:val="008069F8"/>
    <w:rsid w:val="00810DD9"/>
    <w:rsid w:val="00814642"/>
    <w:rsid w:val="008168AC"/>
    <w:rsid w:val="00817D53"/>
    <w:rsid w:val="00820823"/>
    <w:rsid w:val="00821A1E"/>
    <w:rsid w:val="00822BDF"/>
    <w:rsid w:val="00824941"/>
    <w:rsid w:val="00830C9B"/>
    <w:rsid w:val="00831FE5"/>
    <w:rsid w:val="00835D37"/>
    <w:rsid w:val="00840272"/>
    <w:rsid w:val="008429DB"/>
    <w:rsid w:val="00847CA1"/>
    <w:rsid w:val="008504D8"/>
    <w:rsid w:val="00851F79"/>
    <w:rsid w:val="00853EC7"/>
    <w:rsid w:val="00861615"/>
    <w:rsid w:val="00862175"/>
    <w:rsid w:val="00862ED5"/>
    <w:rsid w:val="00863041"/>
    <w:rsid w:val="00864F1A"/>
    <w:rsid w:val="00870B62"/>
    <w:rsid w:val="00874D56"/>
    <w:rsid w:val="00875364"/>
    <w:rsid w:val="00875619"/>
    <w:rsid w:val="00875A1D"/>
    <w:rsid w:val="00884988"/>
    <w:rsid w:val="00884D8B"/>
    <w:rsid w:val="00895674"/>
    <w:rsid w:val="008975B9"/>
    <w:rsid w:val="00897C96"/>
    <w:rsid w:val="008A2F68"/>
    <w:rsid w:val="008A31EE"/>
    <w:rsid w:val="008A33F5"/>
    <w:rsid w:val="008A6B57"/>
    <w:rsid w:val="008A7C47"/>
    <w:rsid w:val="008B58BC"/>
    <w:rsid w:val="008C005D"/>
    <w:rsid w:val="008C5CC1"/>
    <w:rsid w:val="008C7753"/>
    <w:rsid w:val="008C7BB6"/>
    <w:rsid w:val="008D0AAA"/>
    <w:rsid w:val="008D2470"/>
    <w:rsid w:val="008D3466"/>
    <w:rsid w:val="008D40BA"/>
    <w:rsid w:val="008D5D35"/>
    <w:rsid w:val="008D613F"/>
    <w:rsid w:val="008D6EFA"/>
    <w:rsid w:val="008E2168"/>
    <w:rsid w:val="008E2DDF"/>
    <w:rsid w:val="008E415A"/>
    <w:rsid w:val="008E45A7"/>
    <w:rsid w:val="008F28EE"/>
    <w:rsid w:val="008F29F5"/>
    <w:rsid w:val="008F4904"/>
    <w:rsid w:val="008F54F0"/>
    <w:rsid w:val="00903166"/>
    <w:rsid w:val="009038B1"/>
    <w:rsid w:val="0090792E"/>
    <w:rsid w:val="009100FF"/>
    <w:rsid w:val="00911B95"/>
    <w:rsid w:val="009201E8"/>
    <w:rsid w:val="009265B6"/>
    <w:rsid w:val="00927041"/>
    <w:rsid w:val="00927294"/>
    <w:rsid w:val="00927DB3"/>
    <w:rsid w:val="0093598F"/>
    <w:rsid w:val="0093644C"/>
    <w:rsid w:val="009402C2"/>
    <w:rsid w:val="00941745"/>
    <w:rsid w:val="009427E5"/>
    <w:rsid w:val="0095413C"/>
    <w:rsid w:val="00954EAD"/>
    <w:rsid w:val="009571A0"/>
    <w:rsid w:val="00960019"/>
    <w:rsid w:val="00962275"/>
    <w:rsid w:val="0096FB68"/>
    <w:rsid w:val="00970F5E"/>
    <w:rsid w:val="00983056"/>
    <w:rsid w:val="00993460"/>
    <w:rsid w:val="009961A5"/>
    <w:rsid w:val="0099669C"/>
    <w:rsid w:val="0099786B"/>
    <w:rsid w:val="00997973"/>
    <w:rsid w:val="009A0646"/>
    <w:rsid w:val="009A14AC"/>
    <w:rsid w:val="009A320A"/>
    <w:rsid w:val="009A46C4"/>
    <w:rsid w:val="009A4F11"/>
    <w:rsid w:val="009A59C4"/>
    <w:rsid w:val="009A663A"/>
    <w:rsid w:val="009B32E8"/>
    <w:rsid w:val="009B6227"/>
    <w:rsid w:val="009C1350"/>
    <w:rsid w:val="009C2443"/>
    <w:rsid w:val="009C32FB"/>
    <w:rsid w:val="009C42FB"/>
    <w:rsid w:val="009C555E"/>
    <w:rsid w:val="009C7044"/>
    <w:rsid w:val="009C7A57"/>
    <w:rsid w:val="009D1449"/>
    <w:rsid w:val="009D19B7"/>
    <w:rsid w:val="009D31C7"/>
    <w:rsid w:val="009D7AE0"/>
    <w:rsid w:val="009E651E"/>
    <w:rsid w:val="009E7A81"/>
    <w:rsid w:val="009F02F5"/>
    <w:rsid w:val="009F1829"/>
    <w:rsid w:val="009F2E30"/>
    <w:rsid w:val="009F30D8"/>
    <w:rsid w:val="009F4237"/>
    <w:rsid w:val="009F59C7"/>
    <w:rsid w:val="00A00052"/>
    <w:rsid w:val="00A03A1E"/>
    <w:rsid w:val="00A101A3"/>
    <w:rsid w:val="00A13566"/>
    <w:rsid w:val="00A20C16"/>
    <w:rsid w:val="00A22DD2"/>
    <w:rsid w:val="00A22EC8"/>
    <w:rsid w:val="00A25D1B"/>
    <w:rsid w:val="00A31690"/>
    <w:rsid w:val="00A37A1F"/>
    <w:rsid w:val="00A402E6"/>
    <w:rsid w:val="00A500B7"/>
    <w:rsid w:val="00A54AA3"/>
    <w:rsid w:val="00A555BE"/>
    <w:rsid w:val="00A5724B"/>
    <w:rsid w:val="00A61D50"/>
    <w:rsid w:val="00A712A3"/>
    <w:rsid w:val="00A71FDC"/>
    <w:rsid w:val="00A720B3"/>
    <w:rsid w:val="00A73CCD"/>
    <w:rsid w:val="00A773EC"/>
    <w:rsid w:val="00A776FF"/>
    <w:rsid w:val="00A777EC"/>
    <w:rsid w:val="00A77D79"/>
    <w:rsid w:val="00A81A78"/>
    <w:rsid w:val="00A82F67"/>
    <w:rsid w:val="00A8AD61"/>
    <w:rsid w:val="00A95183"/>
    <w:rsid w:val="00AA3816"/>
    <w:rsid w:val="00AA67D2"/>
    <w:rsid w:val="00AB0769"/>
    <w:rsid w:val="00AB0838"/>
    <w:rsid w:val="00AB0B98"/>
    <w:rsid w:val="00AB1CC5"/>
    <w:rsid w:val="00AB4AD1"/>
    <w:rsid w:val="00AB74AF"/>
    <w:rsid w:val="00AB7AC9"/>
    <w:rsid w:val="00AC68D9"/>
    <w:rsid w:val="00AC713F"/>
    <w:rsid w:val="00AD48F6"/>
    <w:rsid w:val="00AD58F2"/>
    <w:rsid w:val="00AD7070"/>
    <w:rsid w:val="00AE1618"/>
    <w:rsid w:val="00AE1691"/>
    <w:rsid w:val="00AE5C99"/>
    <w:rsid w:val="00AE5CA8"/>
    <w:rsid w:val="00AF00F7"/>
    <w:rsid w:val="00AF234B"/>
    <w:rsid w:val="00AF582D"/>
    <w:rsid w:val="00AF6CD6"/>
    <w:rsid w:val="00AF6FA1"/>
    <w:rsid w:val="00B00C5A"/>
    <w:rsid w:val="00B018F5"/>
    <w:rsid w:val="00B01A54"/>
    <w:rsid w:val="00B10C3C"/>
    <w:rsid w:val="00B13D0C"/>
    <w:rsid w:val="00B16694"/>
    <w:rsid w:val="00B16850"/>
    <w:rsid w:val="00B214A7"/>
    <w:rsid w:val="00B242A7"/>
    <w:rsid w:val="00B25A6D"/>
    <w:rsid w:val="00B25B7E"/>
    <w:rsid w:val="00B260E1"/>
    <w:rsid w:val="00B343B3"/>
    <w:rsid w:val="00B35492"/>
    <w:rsid w:val="00B40B00"/>
    <w:rsid w:val="00B40E4B"/>
    <w:rsid w:val="00B415D6"/>
    <w:rsid w:val="00B426E2"/>
    <w:rsid w:val="00B43FD1"/>
    <w:rsid w:val="00B50E73"/>
    <w:rsid w:val="00B52331"/>
    <w:rsid w:val="00B53B95"/>
    <w:rsid w:val="00B53EDC"/>
    <w:rsid w:val="00B561D6"/>
    <w:rsid w:val="00B62300"/>
    <w:rsid w:val="00B7147A"/>
    <w:rsid w:val="00B716B9"/>
    <w:rsid w:val="00B74650"/>
    <w:rsid w:val="00B7558F"/>
    <w:rsid w:val="00B755DA"/>
    <w:rsid w:val="00B7751B"/>
    <w:rsid w:val="00B77959"/>
    <w:rsid w:val="00B812B3"/>
    <w:rsid w:val="00B81D77"/>
    <w:rsid w:val="00B82669"/>
    <w:rsid w:val="00B82A73"/>
    <w:rsid w:val="00B8356C"/>
    <w:rsid w:val="00B85A4B"/>
    <w:rsid w:val="00B879D0"/>
    <w:rsid w:val="00B96B0F"/>
    <w:rsid w:val="00B96FB1"/>
    <w:rsid w:val="00BB157D"/>
    <w:rsid w:val="00BB25E0"/>
    <w:rsid w:val="00BB3478"/>
    <w:rsid w:val="00BB3F3A"/>
    <w:rsid w:val="00BC1F61"/>
    <w:rsid w:val="00BC26B4"/>
    <w:rsid w:val="00BC3971"/>
    <w:rsid w:val="00BC4566"/>
    <w:rsid w:val="00BC706D"/>
    <w:rsid w:val="00BC7648"/>
    <w:rsid w:val="00BD0053"/>
    <w:rsid w:val="00BD34D9"/>
    <w:rsid w:val="00BD4354"/>
    <w:rsid w:val="00BE1165"/>
    <w:rsid w:val="00BE12FC"/>
    <w:rsid w:val="00BE30A6"/>
    <w:rsid w:val="00BE3605"/>
    <w:rsid w:val="00BE3A9D"/>
    <w:rsid w:val="00BE507E"/>
    <w:rsid w:val="00BE53D9"/>
    <w:rsid w:val="00BE575C"/>
    <w:rsid w:val="00BF0CBE"/>
    <w:rsid w:val="00BF182F"/>
    <w:rsid w:val="00BF2546"/>
    <w:rsid w:val="00BF4D2C"/>
    <w:rsid w:val="00BF540D"/>
    <w:rsid w:val="00BF6139"/>
    <w:rsid w:val="00BF63AC"/>
    <w:rsid w:val="00BF71BA"/>
    <w:rsid w:val="00C0226D"/>
    <w:rsid w:val="00C0662B"/>
    <w:rsid w:val="00C07DCE"/>
    <w:rsid w:val="00C15670"/>
    <w:rsid w:val="00C20739"/>
    <w:rsid w:val="00C40224"/>
    <w:rsid w:val="00C4156C"/>
    <w:rsid w:val="00C436A7"/>
    <w:rsid w:val="00C43865"/>
    <w:rsid w:val="00C52DBD"/>
    <w:rsid w:val="00C602CA"/>
    <w:rsid w:val="00C603AB"/>
    <w:rsid w:val="00C603E8"/>
    <w:rsid w:val="00C60A23"/>
    <w:rsid w:val="00C621E5"/>
    <w:rsid w:val="00C6343B"/>
    <w:rsid w:val="00C70567"/>
    <w:rsid w:val="00C73C4C"/>
    <w:rsid w:val="00C7506E"/>
    <w:rsid w:val="00C75403"/>
    <w:rsid w:val="00C75841"/>
    <w:rsid w:val="00C80566"/>
    <w:rsid w:val="00C809A6"/>
    <w:rsid w:val="00C8690A"/>
    <w:rsid w:val="00C87936"/>
    <w:rsid w:val="00C90B4C"/>
    <w:rsid w:val="00C913F3"/>
    <w:rsid w:val="00C921B1"/>
    <w:rsid w:val="00CA21C6"/>
    <w:rsid w:val="00CB61D2"/>
    <w:rsid w:val="00CC3F1A"/>
    <w:rsid w:val="00CC4EDC"/>
    <w:rsid w:val="00CC7E4C"/>
    <w:rsid w:val="00CD13CD"/>
    <w:rsid w:val="00CD412C"/>
    <w:rsid w:val="00CE3083"/>
    <w:rsid w:val="00CE6348"/>
    <w:rsid w:val="00CF7FAC"/>
    <w:rsid w:val="00D020F0"/>
    <w:rsid w:val="00D02D73"/>
    <w:rsid w:val="00D05AEE"/>
    <w:rsid w:val="00D07D9A"/>
    <w:rsid w:val="00D11A4F"/>
    <w:rsid w:val="00D11D0B"/>
    <w:rsid w:val="00D12F74"/>
    <w:rsid w:val="00D15EE6"/>
    <w:rsid w:val="00D15F14"/>
    <w:rsid w:val="00D161FE"/>
    <w:rsid w:val="00D210B0"/>
    <w:rsid w:val="00D2217D"/>
    <w:rsid w:val="00D22B96"/>
    <w:rsid w:val="00D2334E"/>
    <w:rsid w:val="00D23C98"/>
    <w:rsid w:val="00D25E0D"/>
    <w:rsid w:val="00D26364"/>
    <w:rsid w:val="00D272C8"/>
    <w:rsid w:val="00D27781"/>
    <w:rsid w:val="00D30370"/>
    <w:rsid w:val="00D30890"/>
    <w:rsid w:val="00D33182"/>
    <w:rsid w:val="00D37956"/>
    <w:rsid w:val="00D44AD6"/>
    <w:rsid w:val="00D46633"/>
    <w:rsid w:val="00D46F4E"/>
    <w:rsid w:val="00D47B69"/>
    <w:rsid w:val="00D50B51"/>
    <w:rsid w:val="00D5311E"/>
    <w:rsid w:val="00D53A8F"/>
    <w:rsid w:val="00D54118"/>
    <w:rsid w:val="00D57BD3"/>
    <w:rsid w:val="00D61465"/>
    <w:rsid w:val="00D63A15"/>
    <w:rsid w:val="00D70DE1"/>
    <w:rsid w:val="00D7281E"/>
    <w:rsid w:val="00D7623F"/>
    <w:rsid w:val="00D76E73"/>
    <w:rsid w:val="00D80B3E"/>
    <w:rsid w:val="00D81912"/>
    <w:rsid w:val="00D878D4"/>
    <w:rsid w:val="00D908BD"/>
    <w:rsid w:val="00D91338"/>
    <w:rsid w:val="00D92E7D"/>
    <w:rsid w:val="00DA27D2"/>
    <w:rsid w:val="00DA4DA6"/>
    <w:rsid w:val="00DB3266"/>
    <w:rsid w:val="00DB48AA"/>
    <w:rsid w:val="00DC716B"/>
    <w:rsid w:val="00DC728F"/>
    <w:rsid w:val="00DC7B7E"/>
    <w:rsid w:val="00DD058D"/>
    <w:rsid w:val="00DD174D"/>
    <w:rsid w:val="00DD4F77"/>
    <w:rsid w:val="00DE3F58"/>
    <w:rsid w:val="00DE5818"/>
    <w:rsid w:val="00DE5E3F"/>
    <w:rsid w:val="00DE64F6"/>
    <w:rsid w:val="00DF21B8"/>
    <w:rsid w:val="00DF29F6"/>
    <w:rsid w:val="00DF73CF"/>
    <w:rsid w:val="00DF7AB5"/>
    <w:rsid w:val="00DF7B4E"/>
    <w:rsid w:val="00E018E1"/>
    <w:rsid w:val="00E03DE1"/>
    <w:rsid w:val="00E103C4"/>
    <w:rsid w:val="00E1428A"/>
    <w:rsid w:val="00E15573"/>
    <w:rsid w:val="00E2040F"/>
    <w:rsid w:val="00E222A2"/>
    <w:rsid w:val="00E22A21"/>
    <w:rsid w:val="00E23BA0"/>
    <w:rsid w:val="00E23DF8"/>
    <w:rsid w:val="00E26135"/>
    <w:rsid w:val="00E366C7"/>
    <w:rsid w:val="00E427EA"/>
    <w:rsid w:val="00E5134F"/>
    <w:rsid w:val="00E52326"/>
    <w:rsid w:val="00E52AAF"/>
    <w:rsid w:val="00E61C14"/>
    <w:rsid w:val="00E6624F"/>
    <w:rsid w:val="00E6791C"/>
    <w:rsid w:val="00E7094F"/>
    <w:rsid w:val="00E74840"/>
    <w:rsid w:val="00E7630D"/>
    <w:rsid w:val="00E769C7"/>
    <w:rsid w:val="00E837BB"/>
    <w:rsid w:val="00E84098"/>
    <w:rsid w:val="00E852D7"/>
    <w:rsid w:val="00E9301B"/>
    <w:rsid w:val="00E9539F"/>
    <w:rsid w:val="00E96C24"/>
    <w:rsid w:val="00E9731A"/>
    <w:rsid w:val="00EA0A2A"/>
    <w:rsid w:val="00EA5285"/>
    <w:rsid w:val="00EA5403"/>
    <w:rsid w:val="00EA5A34"/>
    <w:rsid w:val="00EA6ADE"/>
    <w:rsid w:val="00EB00E5"/>
    <w:rsid w:val="00EB47F8"/>
    <w:rsid w:val="00EB7FA2"/>
    <w:rsid w:val="00EC0DA4"/>
    <w:rsid w:val="00EC5E87"/>
    <w:rsid w:val="00EC6ADF"/>
    <w:rsid w:val="00ED22E1"/>
    <w:rsid w:val="00ED404A"/>
    <w:rsid w:val="00ED4B54"/>
    <w:rsid w:val="00ED6847"/>
    <w:rsid w:val="00EE2E73"/>
    <w:rsid w:val="00EE6F82"/>
    <w:rsid w:val="00EF1217"/>
    <w:rsid w:val="00EF1474"/>
    <w:rsid w:val="00EF187D"/>
    <w:rsid w:val="00EF3E3F"/>
    <w:rsid w:val="00EF4873"/>
    <w:rsid w:val="00EF48CC"/>
    <w:rsid w:val="00EF56E9"/>
    <w:rsid w:val="00EF782F"/>
    <w:rsid w:val="00F01C83"/>
    <w:rsid w:val="00F025C9"/>
    <w:rsid w:val="00F02EFD"/>
    <w:rsid w:val="00F03085"/>
    <w:rsid w:val="00F04D5D"/>
    <w:rsid w:val="00F0589E"/>
    <w:rsid w:val="00F12CD8"/>
    <w:rsid w:val="00F1304F"/>
    <w:rsid w:val="00F14823"/>
    <w:rsid w:val="00F158A5"/>
    <w:rsid w:val="00F17240"/>
    <w:rsid w:val="00F24854"/>
    <w:rsid w:val="00F27C2B"/>
    <w:rsid w:val="00F34127"/>
    <w:rsid w:val="00F3725A"/>
    <w:rsid w:val="00F445FB"/>
    <w:rsid w:val="00F45CDD"/>
    <w:rsid w:val="00F51998"/>
    <w:rsid w:val="00F51BDC"/>
    <w:rsid w:val="00F52388"/>
    <w:rsid w:val="00F529E5"/>
    <w:rsid w:val="00F538DF"/>
    <w:rsid w:val="00F71AF1"/>
    <w:rsid w:val="00F726BD"/>
    <w:rsid w:val="00F826FA"/>
    <w:rsid w:val="00F838D9"/>
    <w:rsid w:val="00F850B3"/>
    <w:rsid w:val="00F854F8"/>
    <w:rsid w:val="00F85CA9"/>
    <w:rsid w:val="00F87470"/>
    <w:rsid w:val="00F90450"/>
    <w:rsid w:val="00F90B7A"/>
    <w:rsid w:val="00F910C3"/>
    <w:rsid w:val="00F91B52"/>
    <w:rsid w:val="00F943F0"/>
    <w:rsid w:val="00F95C37"/>
    <w:rsid w:val="00FB2173"/>
    <w:rsid w:val="00FB62A6"/>
    <w:rsid w:val="00FB68D6"/>
    <w:rsid w:val="00FB7913"/>
    <w:rsid w:val="00FC003D"/>
    <w:rsid w:val="00FC2835"/>
    <w:rsid w:val="00FC480B"/>
    <w:rsid w:val="00FC6D0C"/>
    <w:rsid w:val="00FC792F"/>
    <w:rsid w:val="00FD168D"/>
    <w:rsid w:val="00FD36CF"/>
    <w:rsid w:val="00FD403B"/>
    <w:rsid w:val="00FD5CDF"/>
    <w:rsid w:val="00FE023C"/>
    <w:rsid w:val="00FE635A"/>
    <w:rsid w:val="00FE6363"/>
    <w:rsid w:val="00FF063D"/>
    <w:rsid w:val="00FF1772"/>
    <w:rsid w:val="00FF3771"/>
    <w:rsid w:val="00FF4EB0"/>
    <w:rsid w:val="00FF6E51"/>
    <w:rsid w:val="00FF7260"/>
    <w:rsid w:val="00FF7379"/>
    <w:rsid w:val="013CCA50"/>
    <w:rsid w:val="01723AC2"/>
    <w:rsid w:val="0173934E"/>
    <w:rsid w:val="01D8A538"/>
    <w:rsid w:val="020C3A12"/>
    <w:rsid w:val="024C1242"/>
    <w:rsid w:val="066F6176"/>
    <w:rsid w:val="06CBE98F"/>
    <w:rsid w:val="0787A278"/>
    <w:rsid w:val="090FC90F"/>
    <w:rsid w:val="095174E0"/>
    <w:rsid w:val="09A107E3"/>
    <w:rsid w:val="09A53BA9"/>
    <w:rsid w:val="0B6B04B6"/>
    <w:rsid w:val="0C86CDED"/>
    <w:rsid w:val="0D2CDA44"/>
    <w:rsid w:val="0D6FFE74"/>
    <w:rsid w:val="0E1B82E1"/>
    <w:rsid w:val="0E22B6D7"/>
    <w:rsid w:val="0E66B5F1"/>
    <w:rsid w:val="0ED1BDE6"/>
    <w:rsid w:val="0F335259"/>
    <w:rsid w:val="0FE29C10"/>
    <w:rsid w:val="0FE468C7"/>
    <w:rsid w:val="10A5CE36"/>
    <w:rsid w:val="10E9B07D"/>
    <w:rsid w:val="11F78324"/>
    <w:rsid w:val="122B7EC3"/>
    <w:rsid w:val="137C287E"/>
    <w:rsid w:val="142E6B2A"/>
    <w:rsid w:val="1455DC30"/>
    <w:rsid w:val="14E1333A"/>
    <w:rsid w:val="15606BCC"/>
    <w:rsid w:val="15DE764F"/>
    <w:rsid w:val="15EE28F6"/>
    <w:rsid w:val="1667A54B"/>
    <w:rsid w:val="17411798"/>
    <w:rsid w:val="17F2586B"/>
    <w:rsid w:val="185CF83C"/>
    <w:rsid w:val="1927E960"/>
    <w:rsid w:val="192FDD35"/>
    <w:rsid w:val="1A41FDBD"/>
    <w:rsid w:val="1A550924"/>
    <w:rsid w:val="1A6FDC07"/>
    <w:rsid w:val="1B1A1E2C"/>
    <w:rsid w:val="1B51CDA4"/>
    <w:rsid w:val="1BF2BD57"/>
    <w:rsid w:val="1C188147"/>
    <w:rsid w:val="1C3D10B1"/>
    <w:rsid w:val="1CEBBEA7"/>
    <w:rsid w:val="1DB3D180"/>
    <w:rsid w:val="1DB7DDB2"/>
    <w:rsid w:val="1EA2404B"/>
    <w:rsid w:val="1FED46F2"/>
    <w:rsid w:val="213C2CBF"/>
    <w:rsid w:val="21C42AC5"/>
    <w:rsid w:val="2227BAB1"/>
    <w:rsid w:val="22E6BEC8"/>
    <w:rsid w:val="245BF993"/>
    <w:rsid w:val="246F2E93"/>
    <w:rsid w:val="24B800CE"/>
    <w:rsid w:val="25294315"/>
    <w:rsid w:val="254B41E4"/>
    <w:rsid w:val="25553B9F"/>
    <w:rsid w:val="274F9F12"/>
    <w:rsid w:val="27D2EE2A"/>
    <w:rsid w:val="28CC1985"/>
    <w:rsid w:val="28F9E79C"/>
    <w:rsid w:val="2989DB0C"/>
    <w:rsid w:val="29C63E45"/>
    <w:rsid w:val="2A20D984"/>
    <w:rsid w:val="2A352C4E"/>
    <w:rsid w:val="2A705236"/>
    <w:rsid w:val="2B43351A"/>
    <w:rsid w:val="2B5AD478"/>
    <w:rsid w:val="2CF08E34"/>
    <w:rsid w:val="2D417C9E"/>
    <w:rsid w:val="2E8F96D3"/>
    <w:rsid w:val="3039D291"/>
    <w:rsid w:val="316443C7"/>
    <w:rsid w:val="322138A4"/>
    <w:rsid w:val="34294275"/>
    <w:rsid w:val="345DB0C0"/>
    <w:rsid w:val="36F4FC6B"/>
    <w:rsid w:val="38637FD0"/>
    <w:rsid w:val="3984D6F1"/>
    <w:rsid w:val="3A0B6455"/>
    <w:rsid w:val="3B30CC91"/>
    <w:rsid w:val="3E0D70A5"/>
    <w:rsid w:val="3EA23B4E"/>
    <w:rsid w:val="3EC13F6F"/>
    <w:rsid w:val="3FBD394C"/>
    <w:rsid w:val="3FDF6E43"/>
    <w:rsid w:val="3FF872B0"/>
    <w:rsid w:val="4016183D"/>
    <w:rsid w:val="408D161B"/>
    <w:rsid w:val="411D8917"/>
    <w:rsid w:val="411DCF9C"/>
    <w:rsid w:val="41749A85"/>
    <w:rsid w:val="41CCCF7A"/>
    <w:rsid w:val="4294B42B"/>
    <w:rsid w:val="43270E22"/>
    <w:rsid w:val="435BE71C"/>
    <w:rsid w:val="4407D466"/>
    <w:rsid w:val="4416085F"/>
    <w:rsid w:val="4446B361"/>
    <w:rsid w:val="44BEC5CE"/>
    <w:rsid w:val="44C66C8A"/>
    <w:rsid w:val="44EFB8E4"/>
    <w:rsid w:val="4543B01B"/>
    <w:rsid w:val="45B3DEEF"/>
    <w:rsid w:val="46505DA6"/>
    <w:rsid w:val="466182EE"/>
    <w:rsid w:val="46E8FF0B"/>
    <w:rsid w:val="475E5FCA"/>
    <w:rsid w:val="47ABBD4D"/>
    <w:rsid w:val="47B11244"/>
    <w:rsid w:val="48DE0285"/>
    <w:rsid w:val="490371A8"/>
    <w:rsid w:val="49D3E8EA"/>
    <w:rsid w:val="49F4315A"/>
    <w:rsid w:val="4AC3FB4F"/>
    <w:rsid w:val="4C9EF590"/>
    <w:rsid w:val="4CB7ADB3"/>
    <w:rsid w:val="4D045493"/>
    <w:rsid w:val="4DB5E73B"/>
    <w:rsid w:val="4E687C7D"/>
    <w:rsid w:val="4EDA21A3"/>
    <w:rsid w:val="4F0BB27D"/>
    <w:rsid w:val="4FF481AE"/>
    <w:rsid w:val="512D37CD"/>
    <w:rsid w:val="5165B172"/>
    <w:rsid w:val="521EF8C7"/>
    <w:rsid w:val="53DCB2F1"/>
    <w:rsid w:val="540E40CD"/>
    <w:rsid w:val="54C3276C"/>
    <w:rsid w:val="55934FE6"/>
    <w:rsid w:val="55988065"/>
    <w:rsid w:val="566A2A17"/>
    <w:rsid w:val="57B7E80E"/>
    <w:rsid w:val="5807054C"/>
    <w:rsid w:val="594E70CA"/>
    <w:rsid w:val="594EFDAA"/>
    <w:rsid w:val="5A9C9E5C"/>
    <w:rsid w:val="5AF94CD6"/>
    <w:rsid w:val="5B7802B8"/>
    <w:rsid w:val="5BC8DF1A"/>
    <w:rsid w:val="5DBCEEDB"/>
    <w:rsid w:val="5E06F341"/>
    <w:rsid w:val="5E1F95AE"/>
    <w:rsid w:val="5E3E97DE"/>
    <w:rsid w:val="5E6A6F92"/>
    <w:rsid w:val="5ECEDA93"/>
    <w:rsid w:val="5F51FF43"/>
    <w:rsid w:val="5FDE1CC0"/>
    <w:rsid w:val="602808B3"/>
    <w:rsid w:val="60CC5873"/>
    <w:rsid w:val="61740CA1"/>
    <w:rsid w:val="6179E17A"/>
    <w:rsid w:val="61CD208C"/>
    <w:rsid w:val="632E4267"/>
    <w:rsid w:val="633EAAB5"/>
    <w:rsid w:val="63A62F3C"/>
    <w:rsid w:val="64A10754"/>
    <w:rsid w:val="6568905E"/>
    <w:rsid w:val="66D0C3DB"/>
    <w:rsid w:val="66F10CE7"/>
    <w:rsid w:val="67612B40"/>
    <w:rsid w:val="67B3B1C3"/>
    <w:rsid w:val="67CBEFC7"/>
    <w:rsid w:val="6A10DB53"/>
    <w:rsid w:val="6A6F77CA"/>
    <w:rsid w:val="6A9C02E0"/>
    <w:rsid w:val="6AB374F8"/>
    <w:rsid w:val="6ABB884E"/>
    <w:rsid w:val="6AC64366"/>
    <w:rsid w:val="6B6131D6"/>
    <w:rsid w:val="6C015C18"/>
    <w:rsid w:val="6EA07A06"/>
    <w:rsid w:val="6FD5F10A"/>
    <w:rsid w:val="6FDD7A2A"/>
    <w:rsid w:val="7041343A"/>
    <w:rsid w:val="70540CE6"/>
    <w:rsid w:val="70FC90DA"/>
    <w:rsid w:val="70FE8A3D"/>
    <w:rsid w:val="71414831"/>
    <w:rsid w:val="7143B07A"/>
    <w:rsid w:val="7170DBD1"/>
    <w:rsid w:val="72456F2F"/>
    <w:rsid w:val="74DD2007"/>
    <w:rsid w:val="765C4EAE"/>
    <w:rsid w:val="76C6F18D"/>
    <w:rsid w:val="77A97A9C"/>
    <w:rsid w:val="77E6394F"/>
    <w:rsid w:val="78EF1BAE"/>
    <w:rsid w:val="79088D72"/>
    <w:rsid w:val="797E9AF4"/>
    <w:rsid w:val="798CC4C5"/>
    <w:rsid w:val="79FBEF68"/>
    <w:rsid w:val="7A0626FF"/>
    <w:rsid w:val="7A2E12D1"/>
    <w:rsid w:val="7A895028"/>
    <w:rsid w:val="7B267FA3"/>
    <w:rsid w:val="7B60A2CD"/>
    <w:rsid w:val="7B72E362"/>
    <w:rsid w:val="7B796C5C"/>
    <w:rsid w:val="7C2D9A5E"/>
    <w:rsid w:val="7C454DFC"/>
    <w:rsid w:val="7C85BA10"/>
    <w:rsid w:val="7CDF82F8"/>
    <w:rsid w:val="7D1581F6"/>
    <w:rsid w:val="7F3F1D6A"/>
    <w:rsid w:val="7F754965"/>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DF042"/>
  <w15:chartTrackingRefBased/>
  <w15:docId w15:val="{E2F44B84-16B4-49D7-9A60-7A9F0144C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3B35B1"/>
    <w:pPr>
      <w:spacing w:after="0" w:line="240" w:lineRule="auto"/>
    </w:pPr>
    <w:rPr>
      <w:rFonts w:ascii="Times New Roman" w:eastAsia="Times New Roman" w:hAnsi="Times New Roman" w:cs="Times New Roman"/>
      <w:sz w:val="24"/>
      <w:szCs w:val="24"/>
      <w:lang w:eastAsia="nl-NL"/>
    </w:rPr>
  </w:style>
  <w:style w:type="paragraph" w:styleId="Kop1">
    <w:name w:val="heading 1"/>
    <w:basedOn w:val="Standaard"/>
    <w:next w:val="Standaard"/>
    <w:link w:val="Kop1Char"/>
    <w:uiPriority w:val="9"/>
    <w:qFormat/>
    <w:rsid w:val="00044ABB"/>
    <w:pPr>
      <w:keepNext/>
      <w:keepLines/>
      <w:numPr>
        <w:numId w:val="12"/>
      </w:numPr>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Kop2">
    <w:name w:val="heading 2"/>
    <w:basedOn w:val="Standaard"/>
    <w:next w:val="Standaard"/>
    <w:link w:val="Kop2Char"/>
    <w:uiPriority w:val="9"/>
    <w:unhideWhenUsed/>
    <w:qFormat/>
    <w:rsid w:val="001C34DA"/>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Kop3">
    <w:name w:val="heading 3"/>
    <w:basedOn w:val="Standaard"/>
    <w:next w:val="Standaard"/>
    <w:link w:val="Kop3Char"/>
    <w:uiPriority w:val="9"/>
    <w:unhideWhenUsed/>
    <w:qFormat/>
    <w:rsid w:val="009A59C4"/>
    <w:pPr>
      <w:keepNext/>
      <w:keepLines/>
      <w:spacing w:before="40" w:line="259" w:lineRule="auto"/>
      <w:outlineLvl w:val="2"/>
    </w:pPr>
    <w:rPr>
      <w:rFonts w:asciiTheme="majorHAnsi" w:eastAsiaTheme="majorEastAsia" w:hAnsiTheme="majorHAnsi" w:cstheme="majorBidi"/>
      <w:color w:val="1F4D78" w:themeColor="accent1" w:themeShade="7F"/>
      <w:lang w:eastAsia="en-US"/>
    </w:rPr>
  </w:style>
  <w:style w:type="paragraph" w:styleId="Kop4">
    <w:name w:val="heading 4"/>
    <w:basedOn w:val="Standaard"/>
    <w:next w:val="Standaard"/>
    <w:link w:val="Kop4Char"/>
    <w:uiPriority w:val="9"/>
    <w:unhideWhenUsed/>
    <w:qFormat/>
    <w:rsid w:val="00AB0B98"/>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44ABB"/>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C34DA"/>
    <w:rPr>
      <w:rFonts w:asciiTheme="majorHAnsi" w:eastAsiaTheme="majorEastAsia" w:hAnsiTheme="majorHAnsi" w:cstheme="majorBidi"/>
      <w:color w:val="2E74B5" w:themeColor="accent1" w:themeShade="BF"/>
      <w:sz w:val="26"/>
      <w:szCs w:val="26"/>
    </w:rPr>
  </w:style>
  <w:style w:type="paragraph" w:customStyle="1" w:styleId="Default">
    <w:name w:val="Default"/>
    <w:basedOn w:val="Standaard"/>
    <w:rsid w:val="00F52388"/>
    <w:pPr>
      <w:autoSpaceDE w:val="0"/>
      <w:autoSpaceDN w:val="0"/>
    </w:pPr>
    <w:rPr>
      <w:rFonts w:ascii="Symbol" w:eastAsiaTheme="minorHAnsi" w:hAnsi="Symbol"/>
      <w:color w:val="000000"/>
    </w:rPr>
  </w:style>
  <w:style w:type="paragraph" w:styleId="Lijstalinea">
    <w:name w:val="List Paragraph"/>
    <w:basedOn w:val="Standaard"/>
    <w:uiPriority w:val="34"/>
    <w:qFormat/>
    <w:rsid w:val="00031FDF"/>
    <w:pPr>
      <w:spacing w:after="160" w:line="259" w:lineRule="auto"/>
      <w:ind w:left="720"/>
      <w:contextualSpacing/>
    </w:pPr>
    <w:rPr>
      <w:rFonts w:asciiTheme="minorHAnsi" w:eastAsiaTheme="minorHAnsi" w:hAnsiTheme="minorHAnsi" w:cstheme="minorBidi"/>
      <w:sz w:val="22"/>
      <w:szCs w:val="22"/>
      <w:lang w:eastAsia="en-US"/>
    </w:rPr>
  </w:style>
  <w:style w:type="paragraph" w:styleId="Normaalweb">
    <w:name w:val="Normal (Web)"/>
    <w:basedOn w:val="Standaard"/>
    <w:uiPriority w:val="99"/>
    <w:semiHidden/>
    <w:unhideWhenUsed/>
    <w:rsid w:val="00FD36CF"/>
    <w:pPr>
      <w:spacing w:before="100" w:beforeAutospacing="1" w:after="100" w:afterAutospacing="1"/>
    </w:pPr>
  </w:style>
  <w:style w:type="character" w:styleId="Hyperlink">
    <w:name w:val="Hyperlink"/>
    <w:basedOn w:val="Standaardalinea-lettertype"/>
    <w:uiPriority w:val="99"/>
    <w:unhideWhenUsed/>
    <w:rsid w:val="008D3466"/>
    <w:rPr>
      <w:color w:val="0000FF"/>
      <w:u w:val="single"/>
    </w:rPr>
  </w:style>
  <w:style w:type="paragraph" w:styleId="Kopvaninhoudsopgave">
    <w:name w:val="TOC Heading"/>
    <w:basedOn w:val="Kop1"/>
    <w:next w:val="Standaard"/>
    <w:uiPriority w:val="39"/>
    <w:unhideWhenUsed/>
    <w:qFormat/>
    <w:rsid w:val="00EF187D"/>
    <w:pPr>
      <w:outlineLvl w:val="9"/>
    </w:pPr>
    <w:rPr>
      <w:lang w:eastAsia="nl-NL"/>
    </w:rPr>
  </w:style>
  <w:style w:type="paragraph" w:styleId="Inhopg1">
    <w:name w:val="toc 1"/>
    <w:basedOn w:val="Standaard"/>
    <w:next w:val="Standaard"/>
    <w:autoRedefine/>
    <w:uiPriority w:val="39"/>
    <w:unhideWhenUsed/>
    <w:rsid w:val="002707A2"/>
    <w:pPr>
      <w:tabs>
        <w:tab w:val="left" w:pos="440"/>
        <w:tab w:val="right" w:leader="dot" w:pos="9062"/>
      </w:tabs>
      <w:spacing w:after="100" w:line="259" w:lineRule="auto"/>
    </w:pPr>
    <w:rPr>
      <w:rFonts w:asciiTheme="minorHAnsi" w:eastAsiaTheme="minorHAnsi" w:hAnsiTheme="minorHAnsi" w:cstheme="minorBidi"/>
      <w:sz w:val="22"/>
      <w:szCs w:val="22"/>
      <w:lang w:eastAsia="en-US"/>
    </w:rPr>
  </w:style>
  <w:style w:type="paragraph" w:styleId="Inhopg2">
    <w:name w:val="toc 2"/>
    <w:basedOn w:val="Standaard"/>
    <w:next w:val="Standaard"/>
    <w:autoRedefine/>
    <w:uiPriority w:val="39"/>
    <w:unhideWhenUsed/>
    <w:rsid w:val="002707A2"/>
    <w:pPr>
      <w:tabs>
        <w:tab w:val="right" w:leader="dot" w:pos="9062"/>
      </w:tabs>
      <w:spacing w:after="100" w:line="259" w:lineRule="auto"/>
      <w:ind w:left="220"/>
    </w:pPr>
    <w:rPr>
      <w:rFonts w:asciiTheme="minorHAnsi" w:eastAsiaTheme="minorHAnsi" w:hAnsiTheme="minorHAnsi" w:cstheme="minorBidi"/>
      <w:sz w:val="22"/>
      <w:szCs w:val="22"/>
      <w:lang w:eastAsia="en-US"/>
    </w:rPr>
  </w:style>
  <w:style w:type="table" w:styleId="Tabelraster">
    <w:name w:val="Table Grid"/>
    <w:basedOn w:val="Standaardtabel"/>
    <w:uiPriority w:val="39"/>
    <w:rsid w:val="00EF1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11D0B"/>
    <w:pPr>
      <w:tabs>
        <w:tab w:val="center" w:pos="4536"/>
        <w:tab w:val="right" w:pos="9072"/>
      </w:tabs>
    </w:pPr>
    <w:rPr>
      <w:rFonts w:asciiTheme="minorHAnsi" w:eastAsiaTheme="minorHAnsi" w:hAnsiTheme="minorHAnsi" w:cstheme="minorBidi"/>
      <w:sz w:val="22"/>
      <w:szCs w:val="22"/>
      <w:lang w:eastAsia="en-US"/>
    </w:rPr>
  </w:style>
  <w:style w:type="character" w:customStyle="1" w:styleId="KoptekstChar">
    <w:name w:val="Koptekst Char"/>
    <w:basedOn w:val="Standaardalinea-lettertype"/>
    <w:link w:val="Koptekst"/>
    <w:uiPriority w:val="99"/>
    <w:rsid w:val="00D11D0B"/>
  </w:style>
  <w:style w:type="paragraph" w:styleId="Voettekst">
    <w:name w:val="footer"/>
    <w:basedOn w:val="Standaard"/>
    <w:link w:val="VoettekstChar"/>
    <w:uiPriority w:val="99"/>
    <w:unhideWhenUsed/>
    <w:rsid w:val="00D11D0B"/>
    <w:pPr>
      <w:tabs>
        <w:tab w:val="center" w:pos="4536"/>
        <w:tab w:val="right" w:pos="9072"/>
      </w:tabs>
    </w:pPr>
    <w:rPr>
      <w:rFonts w:asciiTheme="minorHAnsi" w:eastAsiaTheme="minorHAnsi" w:hAnsiTheme="minorHAnsi" w:cstheme="minorBidi"/>
      <w:sz w:val="22"/>
      <w:szCs w:val="22"/>
      <w:lang w:eastAsia="en-US"/>
    </w:rPr>
  </w:style>
  <w:style w:type="character" w:customStyle="1" w:styleId="VoettekstChar">
    <w:name w:val="Voettekst Char"/>
    <w:basedOn w:val="Standaardalinea-lettertype"/>
    <w:link w:val="Voettekst"/>
    <w:uiPriority w:val="99"/>
    <w:rsid w:val="00D11D0B"/>
  </w:style>
  <w:style w:type="paragraph" w:styleId="Ballontekst">
    <w:name w:val="Balloon Text"/>
    <w:basedOn w:val="Standaard"/>
    <w:link w:val="BallontekstChar"/>
    <w:uiPriority w:val="99"/>
    <w:semiHidden/>
    <w:unhideWhenUsed/>
    <w:rsid w:val="009961A5"/>
    <w:rPr>
      <w:rFonts w:ascii="Segoe UI" w:eastAsiaTheme="minorHAnsi" w:hAnsi="Segoe UI" w:cs="Segoe UI"/>
      <w:sz w:val="18"/>
      <w:szCs w:val="18"/>
      <w:lang w:eastAsia="en-US"/>
    </w:rPr>
  </w:style>
  <w:style w:type="character" w:customStyle="1" w:styleId="BallontekstChar">
    <w:name w:val="Ballontekst Char"/>
    <w:basedOn w:val="Standaardalinea-lettertype"/>
    <w:link w:val="Ballontekst"/>
    <w:uiPriority w:val="99"/>
    <w:semiHidden/>
    <w:rsid w:val="009961A5"/>
    <w:rPr>
      <w:rFonts w:ascii="Segoe UI" w:hAnsi="Segoe UI" w:cs="Segoe UI"/>
      <w:sz w:val="18"/>
      <w:szCs w:val="18"/>
    </w:rPr>
  </w:style>
  <w:style w:type="paragraph" w:styleId="Titel">
    <w:name w:val="Title"/>
    <w:basedOn w:val="Standaard"/>
    <w:next w:val="Standaard"/>
    <w:link w:val="TitelChar"/>
    <w:uiPriority w:val="10"/>
    <w:qFormat/>
    <w:rsid w:val="0015506A"/>
    <w:pPr>
      <w:contextualSpacing/>
    </w:pPr>
    <w:rPr>
      <w:rFonts w:asciiTheme="majorHAnsi" w:eastAsiaTheme="majorEastAsia" w:hAnsiTheme="majorHAnsi" w:cstheme="majorBidi"/>
      <w:spacing w:val="-10"/>
      <w:kern w:val="28"/>
      <w:sz w:val="56"/>
      <w:szCs w:val="56"/>
      <w:lang w:eastAsia="en-US"/>
    </w:rPr>
  </w:style>
  <w:style w:type="character" w:customStyle="1" w:styleId="TitelChar">
    <w:name w:val="Titel Char"/>
    <w:basedOn w:val="Standaardalinea-lettertype"/>
    <w:link w:val="Titel"/>
    <w:uiPriority w:val="10"/>
    <w:rsid w:val="0015506A"/>
    <w:rPr>
      <w:rFonts w:asciiTheme="majorHAnsi" w:eastAsiaTheme="majorEastAsia" w:hAnsiTheme="majorHAnsi" w:cstheme="majorBidi"/>
      <w:spacing w:val="-10"/>
      <w:kern w:val="28"/>
      <w:sz w:val="56"/>
      <w:szCs w:val="56"/>
    </w:rPr>
  </w:style>
  <w:style w:type="character" w:styleId="Nadruk">
    <w:name w:val="Emphasis"/>
    <w:basedOn w:val="Standaardalinea-lettertype"/>
    <w:uiPriority w:val="20"/>
    <w:qFormat/>
    <w:rsid w:val="00594100"/>
    <w:rPr>
      <w:i/>
      <w:iCs/>
    </w:rPr>
  </w:style>
  <w:style w:type="paragraph" w:styleId="Bibliografie">
    <w:name w:val="Bibliography"/>
    <w:basedOn w:val="Standaard"/>
    <w:next w:val="Standaard"/>
    <w:uiPriority w:val="37"/>
    <w:unhideWhenUsed/>
    <w:rsid w:val="00864F1A"/>
    <w:pPr>
      <w:spacing w:after="160" w:line="259" w:lineRule="auto"/>
    </w:pPr>
    <w:rPr>
      <w:rFonts w:asciiTheme="minorHAnsi" w:eastAsiaTheme="minorHAnsi" w:hAnsiTheme="minorHAnsi" w:cstheme="minorBidi"/>
      <w:sz w:val="22"/>
      <w:szCs w:val="22"/>
      <w:lang w:eastAsia="en-US"/>
    </w:rPr>
  </w:style>
  <w:style w:type="character" w:customStyle="1" w:styleId="Kop3Char">
    <w:name w:val="Kop 3 Char"/>
    <w:basedOn w:val="Standaardalinea-lettertype"/>
    <w:link w:val="Kop3"/>
    <w:uiPriority w:val="9"/>
    <w:rsid w:val="009A59C4"/>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Standaardalinea-lettertype"/>
    <w:rsid w:val="009A59C4"/>
  </w:style>
  <w:style w:type="paragraph" w:styleId="Bijschrift">
    <w:name w:val="caption"/>
    <w:basedOn w:val="Standaard"/>
    <w:next w:val="Standaard"/>
    <w:uiPriority w:val="35"/>
    <w:unhideWhenUsed/>
    <w:qFormat/>
    <w:rsid w:val="00D161FE"/>
    <w:pPr>
      <w:spacing w:after="200"/>
    </w:pPr>
    <w:rPr>
      <w:rFonts w:asciiTheme="minorHAnsi" w:eastAsiaTheme="minorHAnsi" w:hAnsiTheme="minorHAnsi" w:cstheme="minorBidi"/>
      <w:i/>
      <w:iCs/>
      <w:color w:val="44546A" w:themeColor="text2"/>
      <w:sz w:val="18"/>
      <w:szCs w:val="18"/>
      <w:lang w:eastAsia="en-US"/>
    </w:rPr>
  </w:style>
  <w:style w:type="character" w:styleId="Tekstvantijdelijkeaanduiding">
    <w:name w:val="Placeholder Text"/>
    <w:basedOn w:val="Standaardalinea-lettertype"/>
    <w:uiPriority w:val="99"/>
    <w:semiHidden/>
    <w:rsid w:val="00484043"/>
    <w:rPr>
      <w:color w:val="808080"/>
    </w:rPr>
  </w:style>
  <w:style w:type="character" w:styleId="Verwijzingopmerking">
    <w:name w:val="annotation reference"/>
    <w:basedOn w:val="Standaardalinea-lettertype"/>
    <w:uiPriority w:val="99"/>
    <w:semiHidden/>
    <w:unhideWhenUsed/>
    <w:rsid w:val="00A22DD2"/>
    <w:rPr>
      <w:sz w:val="16"/>
      <w:szCs w:val="16"/>
    </w:rPr>
  </w:style>
  <w:style w:type="paragraph" w:styleId="Tekstopmerking">
    <w:name w:val="annotation text"/>
    <w:basedOn w:val="Standaard"/>
    <w:link w:val="TekstopmerkingChar"/>
    <w:uiPriority w:val="99"/>
    <w:unhideWhenUsed/>
    <w:rsid w:val="00A22DD2"/>
    <w:pPr>
      <w:spacing w:after="160"/>
    </w:pPr>
    <w:rPr>
      <w:rFonts w:asciiTheme="minorHAnsi" w:eastAsiaTheme="minorHAnsi" w:hAnsiTheme="minorHAnsi" w:cstheme="minorBidi"/>
      <w:sz w:val="20"/>
      <w:szCs w:val="20"/>
      <w:lang w:eastAsia="en-US"/>
    </w:rPr>
  </w:style>
  <w:style w:type="character" w:customStyle="1" w:styleId="TekstopmerkingChar">
    <w:name w:val="Tekst opmerking Char"/>
    <w:basedOn w:val="Standaardalinea-lettertype"/>
    <w:link w:val="Tekstopmerking"/>
    <w:uiPriority w:val="99"/>
    <w:rsid w:val="00A22DD2"/>
    <w:rPr>
      <w:sz w:val="20"/>
      <w:szCs w:val="20"/>
    </w:rPr>
  </w:style>
  <w:style w:type="paragraph" w:styleId="Onderwerpvanopmerking">
    <w:name w:val="annotation subject"/>
    <w:basedOn w:val="Tekstopmerking"/>
    <w:next w:val="Tekstopmerking"/>
    <w:link w:val="OnderwerpvanopmerkingChar"/>
    <w:uiPriority w:val="99"/>
    <w:semiHidden/>
    <w:unhideWhenUsed/>
    <w:rsid w:val="00A720B3"/>
    <w:rPr>
      <w:b/>
      <w:bCs/>
    </w:rPr>
  </w:style>
  <w:style w:type="character" w:customStyle="1" w:styleId="OnderwerpvanopmerkingChar">
    <w:name w:val="Onderwerp van opmerking Char"/>
    <w:basedOn w:val="TekstopmerkingChar"/>
    <w:link w:val="Onderwerpvanopmerking"/>
    <w:uiPriority w:val="99"/>
    <w:semiHidden/>
    <w:rsid w:val="00A720B3"/>
    <w:rPr>
      <w:b/>
      <w:bCs/>
      <w:sz w:val="20"/>
      <w:szCs w:val="20"/>
    </w:rPr>
  </w:style>
  <w:style w:type="paragraph" w:styleId="Inhopg3">
    <w:name w:val="toc 3"/>
    <w:basedOn w:val="Standaard"/>
    <w:next w:val="Standaard"/>
    <w:autoRedefine/>
    <w:uiPriority w:val="39"/>
    <w:unhideWhenUsed/>
    <w:rsid w:val="00466932"/>
    <w:pPr>
      <w:spacing w:after="100" w:line="259" w:lineRule="auto"/>
      <w:ind w:left="440"/>
    </w:pPr>
    <w:rPr>
      <w:rFonts w:asciiTheme="minorHAnsi" w:eastAsiaTheme="minorHAnsi" w:hAnsiTheme="minorHAnsi" w:cstheme="minorBidi"/>
      <w:sz w:val="22"/>
      <w:szCs w:val="22"/>
      <w:lang w:eastAsia="en-US"/>
    </w:rPr>
  </w:style>
  <w:style w:type="paragraph" w:styleId="Geenafstand">
    <w:name w:val="No Spacing"/>
    <w:uiPriority w:val="1"/>
    <w:qFormat/>
    <w:rsid w:val="00324969"/>
    <w:pPr>
      <w:spacing w:after="0" w:line="240" w:lineRule="auto"/>
    </w:pPr>
  </w:style>
  <w:style w:type="character" w:customStyle="1" w:styleId="Onopgelostemelding1">
    <w:name w:val="Onopgeloste melding1"/>
    <w:basedOn w:val="Standaardalinea-lettertype"/>
    <w:uiPriority w:val="99"/>
    <w:semiHidden/>
    <w:unhideWhenUsed/>
    <w:rsid w:val="00C07DCE"/>
    <w:rPr>
      <w:color w:val="808080"/>
      <w:shd w:val="clear" w:color="auto" w:fill="E6E6E6"/>
    </w:rPr>
  </w:style>
  <w:style w:type="paragraph" w:styleId="Revisie">
    <w:name w:val="Revision"/>
    <w:hidden/>
    <w:uiPriority w:val="99"/>
    <w:semiHidden/>
    <w:rsid w:val="004C7E53"/>
    <w:pPr>
      <w:spacing w:after="0" w:line="240" w:lineRule="auto"/>
    </w:pPr>
  </w:style>
  <w:style w:type="paragraph" w:styleId="Voetnoottekst">
    <w:name w:val="footnote text"/>
    <w:basedOn w:val="Standaard"/>
    <w:link w:val="VoetnoottekstChar"/>
    <w:uiPriority w:val="99"/>
    <w:semiHidden/>
    <w:unhideWhenUsed/>
    <w:rsid w:val="002A0042"/>
    <w:rPr>
      <w:rFonts w:asciiTheme="minorHAnsi" w:eastAsiaTheme="minorHAnsi" w:hAnsiTheme="minorHAnsi" w:cstheme="minorBidi"/>
      <w:sz w:val="20"/>
      <w:szCs w:val="20"/>
      <w:lang w:eastAsia="en-US"/>
    </w:rPr>
  </w:style>
  <w:style w:type="character" w:customStyle="1" w:styleId="VoetnoottekstChar">
    <w:name w:val="Voetnoottekst Char"/>
    <w:basedOn w:val="Standaardalinea-lettertype"/>
    <w:link w:val="Voetnoottekst"/>
    <w:uiPriority w:val="99"/>
    <w:semiHidden/>
    <w:rsid w:val="002A0042"/>
    <w:rPr>
      <w:sz w:val="20"/>
      <w:szCs w:val="20"/>
    </w:rPr>
  </w:style>
  <w:style w:type="character" w:styleId="Voetnootmarkering">
    <w:name w:val="footnote reference"/>
    <w:basedOn w:val="Standaardalinea-lettertype"/>
    <w:uiPriority w:val="99"/>
    <w:semiHidden/>
    <w:unhideWhenUsed/>
    <w:rsid w:val="002A0042"/>
    <w:rPr>
      <w:vertAlign w:val="superscript"/>
    </w:rPr>
  </w:style>
  <w:style w:type="character" w:customStyle="1" w:styleId="fr">
    <w:name w:val="fr"/>
    <w:basedOn w:val="Standaardalinea-lettertype"/>
    <w:rsid w:val="001D0519"/>
  </w:style>
  <w:style w:type="character" w:customStyle="1" w:styleId="fq">
    <w:name w:val="fq"/>
    <w:basedOn w:val="Standaardalinea-lettertype"/>
    <w:rsid w:val="001D0519"/>
  </w:style>
  <w:style w:type="character" w:styleId="GevolgdeHyperlink">
    <w:name w:val="FollowedHyperlink"/>
    <w:basedOn w:val="Standaardalinea-lettertype"/>
    <w:uiPriority w:val="99"/>
    <w:semiHidden/>
    <w:unhideWhenUsed/>
    <w:rsid w:val="00DA4DA6"/>
    <w:rPr>
      <w:color w:val="954F72" w:themeColor="followedHyperlink"/>
      <w:u w:val="single"/>
    </w:rPr>
  </w:style>
  <w:style w:type="character" w:customStyle="1" w:styleId="Kop4Char">
    <w:name w:val="Kop 4 Char"/>
    <w:basedOn w:val="Standaardalinea-lettertype"/>
    <w:link w:val="Kop4"/>
    <w:uiPriority w:val="9"/>
    <w:rsid w:val="00AB0B98"/>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Standaardalinea-lettertype"/>
    <w:rsid w:val="00B52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85108">
      <w:bodyDiv w:val="1"/>
      <w:marLeft w:val="0"/>
      <w:marRight w:val="0"/>
      <w:marTop w:val="0"/>
      <w:marBottom w:val="0"/>
      <w:divBdr>
        <w:top w:val="none" w:sz="0" w:space="0" w:color="auto"/>
        <w:left w:val="none" w:sz="0" w:space="0" w:color="auto"/>
        <w:bottom w:val="none" w:sz="0" w:space="0" w:color="auto"/>
        <w:right w:val="none" w:sz="0" w:space="0" w:color="auto"/>
      </w:divBdr>
    </w:div>
    <w:div w:id="70155631">
      <w:bodyDiv w:val="1"/>
      <w:marLeft w:val="0"/>
      <w:marRight w:val="0"/>
      <w:marTop w:val="0"/>
      <w:marBottom w:val="0"/>
      <w:divBdr>
        <w:top w:val="none" w:sz="0" w:space="0" w:color="auto"/>
        <w:left w:val="none" w:sz="0" w:space="0" w:color="auto"/>
        <w:bottom w:val="none" w:sz="0" w:space="0" w:color="auto"/>
        <w:right w:val="none" w:sz="0" w:space="0" w:color="auto"/>
      </w:divBdr>
    </w:div>
    <w:div w:id="92172091">
      <w:bodyDiv w:val="1"/>
      <w:marLeft w:val="0"/>
      <w:marRight w:val="0"/>
      <w:marTop w:val="0"/>
      <w:marBottom w:val="0"/>
      <w:divBdr>
        <w:top w:val="none" w:sz="0" w:space="0" w:color="auto"/>
        <w:left w:val="none" w:sz="0" w:space="0" w:color="auto"/>
        <w:bottom w:val="none" w:sz="0" w:space="0" w:color="auto"/>
        <w:right w:val="none" w:sz="0" w:space="0" w:color="auto"/>
      </w:divBdr>
    </w:div>
    <w:div w:id="130906064">
      <w:bodyDiv w:val="1"/>
      <w:marLeft w:val="0"/>
      <w:marRight w:val="0"/>
      <w:marTop w:val="0"/>
      <w:marBottom w:val="0"/>
      <w:divBdr>
        <w:top w:val="none" w:sz="0" w:space="0" w:color="auto"/>
        <w:left w:val="none" w:sz="0" w:space="0" w:color="auto"/>
        <w:bottom w:val="none" w:sz="0" w:space="0" w:color="auto"/>
        <w:right w:val="none" w:sz="0" w:space="0" w:color="auto"/>
      </w:divBdr>
    </w:div>
    <w:div w:id="168256667">
      <w:bodyDiv w:val="1"/>
      <w:marLeft w:val="0"/>
      <w:marRight w:val="0"/>
      <w:marTop w:val="0"/>
      <w:marBottom w:val="0"/>
      <w:divBdr>
        <w:top w:val="none" w:sz="0" w:space="0" w:color="auto"/>
        <w:left w:val="none" w:sz="0" w:space="0" w:color="auto"/>
        <w:bottom w:val="none" w:sz="0" w:space="0" w:color="auto"/>
        <w:right w:val="none" w:sz="0" w:space="0" w:color="auto"/>
      </w:divBdr>
      <w:divsChild>
        <w:div w:id="480082997">
          <w:marLeft w:val="0"/>
          <w:marRight w:val="0"/>
          <w:marTop w:val="0"/>
          <w:marBottom w:val="0"/>
          <w:divBdr>
            <w:top w:val="none" w:sz="0" w:space="0" w:color="auto"/>
            <w:left w:val="none" w:sz="0" w:space="0" w:color="auto"/>
            <w:bottom w:val="none" w:sz="0" w:space="0" w:color="auto"/>
            <w:right w:val="none" w:sz="0" w:space="0" w:color="auto"/>
          </w:divBdr>
          <w:divsChild>
            <w:div w:id="1433668032">
              <w:marLeft w:val="0"/>
              <w:marRight w:val="0"/>
              <w:marTop w:val="0"/>
              <w:marBottom w:val="0"/>
              <w:divBdr>
                <w:top w:val="none" w:sz="0" w:space="0" w:color="auto"/>
                <w:left w:val="none" w:sz="0" w:space="0" w:color="auto"/>
                <w:bottom w:val="none" w:sz="0" w:space="0" w:color="auto"/>
                <w:right w:val="none" w:sz="0" w:space="0" w:color="auto"/>
              </w:divBdr>
              <w:divsChild>
                <w:div w:id="9972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0690">
          <w:marLeft w:val="0"/>
          <w:marRight w:val="0"/>
          <w:marTop w:val="0"/>
          <w:marBottom w:val="0"/>
          <w:divBdr>
            <w:top w:val="none" w:sz="0" w:space="0" w:color="auto"/>
            <w:left w:val="none" w:sz="0" w:space="0" w:color="auto"/>
            <w:bottom w:val="none" w:sz="0" w:space="0" w:color="auto"/>
            <w:right w:val="none" w:sz="0" w:space="0" w:color="auto"/>
          </w:divBdr>
          <w:divsChild>
            <w:div w:id="658002732">
              <w:marLeft w:val="0"/>
              <w:marRight w:val="0"/>
              <w:marTop w:val="0"/>
              <w:marBottom w:val="0"/>
              <w:divBdr>
                <w:top w:val="none" w:sz="0" w:space="0" w:color="auto"/>
                <w:left w:val="none" w:sz="0" w:space="0" w:color="auto"/>
                <w:bottom w:val="none" w:sz="0" w:space="0" w:color="auto"/>
                <w:right w:val="none" w:sz="0" w:space="0" w:color="auto"/>
              </w:divBdr>
              <w:divsChild>
                <w:div w:id="1094591274">
                  <w:marLeft w:val="0"/>
                  <w:marRight w:val="0"/>
                  <w:marTop w:val="0"/>
                  <w:marBottom w:val="0"/>
                  <w:divBdr>
                    <w:top w:val="none" w:sz="0" w:space="0" w:color="auto"/>
                    <w:left w:val="none" w:sz="0" w:space="0" w:color="auto"/>
                    <w:bottom w:val="none" w:sz="0" w:space="0" w:color="auto"/>
                    <w:right w:val="none" w:sz="0" w:space="0" w:color="auto"/>
                  </w:divBdr>
                  <w:divsChild>
                    <w:div w:id="1661613735">
                      <w:marLeft w:val="225"/>
                      <w:marRight w:val="0"/>
                      <w:marTop w:val="0"/>
                      <w:marBottom w:val="525"/>
                      <w:divBdr>
                        <w:top w:val="none" w:sz="0" w:space="0" w:color="auto"/>
                        <w:left w:val="single" w:sz="36" w:space="20" w:color="E7EDEF"/>
                        <w:bottom w:val="none" w:sz="0" w:space="0" w:color="auto"/>
                        <w:right w:val="none" w:sz="0" w:space="0" w:color="auto"/>
                      </w:divBdr>
                    </w:div>
                  </w:divsChild>
                </w:div>
              </w:divsChild>
            </w:div>
          </w:divsChild>
        </w:div>
      </w:divsChild>
    </w:div>
    <w:div w:id="274942936">
      <w:bodyDiv w:val="1"/>
      <w:marLeft w:val="0"/>
      <w:marRight w:val="0"/>
      <w:marTop w:val="0"/>
      <w:marBottom w:val="0"/>
      <w:divBdr>
        <w:top w:val="none" w:sz="0" w:space="0" w:color="auto"/>
        <w:left w:val="none" w:sz="0" w:space="0" w:color="auto"/>
        <w:bottom w:val="none" w:sz="0" w:space="0" w:color="auto"/>
        <w:right w:val="none" w:sz="0" w:space="0" w:color="auto"/>
      </w:divBdr>
    </w:div>
    <w:div w:id="338310264">
      <w:bodyDiv w:val="1"/>
      <w:marLeft w:val="0"/>
      <w:marRight w:val="0"/>
      <w:marTop w:val="0"/>
      <w:marBottom w:val="0"/>
      <w:divBdr>
        <w:top w:val="none" w:sz="0" w:space="0" w:color="auto"/>
        <w:left w:val="none" w:sz="0" w:space="0" w:color="auto"/>
        <w:bottom w:val="none" w:sz="0" w:space="0" w:color="auto"/>
        <w:right w:val="none" w:sz="0" w:space="0" w:color="auto"/>
      </w:divBdr>
    </w:div>
    <w:div w:id="340620060">
      <w:bodyDiv w:val="1"/>
      <w:marLeft w:val="0"/>
      <w:marRight w:val="0"/>
      <w:marTop w:val="0"/>
      <w:marBottom w:val="0"/>
      <w:divBdr>
        <w:top w:val="none" w:sz="0" w:space="0" w:color="auto"/>
        <w:left w:val="none" w:sz="0" w:space="0" w:color="auto"/>
        <w:bottom w:val="none" w:sz="0" w:space="0" w:color="auto"/>
        <w:right w:val="none" w:sz="0" w:space="0" w:color="auto"/>
      </w:divBdr>
      <w:divsChild>
        <w:div w:id="891044287">
          <w:marLeft w:val="0"/>
          <w:marRight w:val="0"/>
          <w:marTop w:val="0"/>
          <w:marBottom w:val="0"/>
          <w:divBdr>
            <w:top w:val="none" w:sz="0" w:space="0" w:color="auto"/>
            <w:left w:val="none" w:sz="0" w:space="0" w:color="auto"/>
            <w:bottom w:val="none" w:sz="0" w:space="0" w:color="auto"/>
            <w:right w:val="none" w:sz="0" w:space="0" w:color="auto"/>
          </w:divBdr>
        </w:div>
        <w:div w:id="1844078424">
          <w:marLeft w:val="0"/>
          <w:marRight w:val="0"/>
          <w:marTop w:val="0"/>
          <w:marBottom w:val="0"/>
          <w:divBdr>
            <w:top w:val="none" w:sz="0" w:space="0" w:color="auto"/>
            <w:left w:val="none" w:sz="0" w:space="0" w:color="auto"/>
            <w:bottom w:val="none" w:sz="0" w:space="0" w:color="auto"/>
            <w:right w:val="none" w:sz="0" w:space="0" w:color="auto"/>
          </w:divBdr>
        </w:div>
      </w:divsChild>
    </w:div>
    <w:div w:id="351733062">
      <w:bodyDiv w:val="1"/>
      <w:marLeft w:val="0"/>
      <w:marRight w:val="0"/>
      <w:marTop w:val="0"/>
      <w:marBottom w:val="0"/>
      <w:divBdr>
        <w:top w:val="none" w:sz="0" w:space="0" w:color="auto"/>
        <w:left w:val="none" w:sz="0" w:space="0" w:color="auto"/>
        <w:bottom w:val="none" w:sz="0" w:space="0" w:color="auto"/>
        <w:right w:val="none" w:sz="0" w:space="0" w:color="auto"/>
      </w:divBdr>
      <w:divsChild>
        <w:div w:id="1571429855">
          <w:marLeft w:val="336"/>
          <w:marRight w:val="0"/>
          <w:marTop w:val="120"/>
          <w:marBottom w:val="312"/>
          <w:divBdr>
            <w:top w:val="none" w:sz="0" w:space="0" w:color="auto"/>
            <w:left w:val="none" w:sz="0" w:space="0" w:color="auto"/>
            <w:bottom w:val="none" w:sz="0" w:space="0" w:color="auto"/>
            <w:right w:val="none" w:sz="0" w:space="0" w:color="auto"/>
          </w:divBdr>
          <w:divsChild>
            <w:div w:id="15740460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45877416">
      <w:bodyDiv w:val="1"/>
      <w:marLeft w:val="0"/>
      <w:marRight w:val="0"/>
      <w:marTop w:val="0"/>
      <w:marBottom w:val="0"/>
      <w:divBdr>
        <w:top w:val="none" w:sz="0" w:space="0" w:color="auto"/>
        <w:left w:val="none" w:sz="0" w:space="0" w:color="auto"/>
        <w:bottom w:val="none" w:sz="0" w:space="0" w:color="auto"/>
        <w:right w:val="none" w:sz="0" w:space="0" w:color="auto"/>
      </w:divBdr>
    </w:div>
    <w:div w:id="697193880">
      <w:bodyDiv w:val="1"/>
      <w:marLeft w:val="0"/>
      <w:marRight w:val="0"/>
      <w:marTop w:val="0"/>
      <w:marBottom w:val="0"/>
      <w:divBdr>
        <w:top w:val="none" w:sz="0" w:space="0" w:color="auto"/>
        <w:left w:val="none" w:sz="0" w:space="0" w:color="auto"/>
        <w:bottom w:val="none" w:sz="0" w:space="0" w:color="auto"/>
        <w:right w:val="none" w:sz="0" w:space="0" w:color="auto"/>
      </w:divBdr>
    </w:div>
    <w:div w:id="748624388">
      <w:bodyDiv w:val="1"/>
      <w:marLeft w:val="0"/>
      <w:marRight w:val="0"/>
      <w:marTop w:val="0"/>
      <w:marBottom w:val="0"/>
      <w:divBdr>
        <w:top w:val="none" w:sz="0" w:space="0" w:color="auto"/>
        <w:left w:val="none" w:sz="0" w:space="0" w:color="auto"/>
        <w:bottom w:val="none" w:sz="0" w:space="0" w:color="auto"/>
        <w:right w:val="none" w:sz="0" w:space="0" w:color="auto"/>
      </w:divBdr>
    </w:div>
    <w:div w:id="762142200">
      <w:bodyDiv w:val="1"/>
      <w:marLeft w:val="0"/>
      <w:marRight w:val="0"/>
      <w:marTop w:val="0"/>
      <w:marBottom w:val="0"/>
      <w:divBdr>
        <w:top w:val="none" w:sz="0" w:space="0" w:color="auto"/>
        <w:left w:val="none" w:sz="0" w:space="0" w:color="auto"/>
        <w:bottom w:val="none" w:sz="0" w:space="0" w:color="auto"/>
        <w:right w:val="none" w:sz="0" w:space="0" w:color="auto"/>
      </w:divBdr>
    </w:div>
    <w:div w:id="796219854">
      <w:bodyDiv w:val="1"/>
      <w:marLeft w:val="0"/>
      <w:marRight w:val="0"/>
      <w:marTop w:val="0"/>
      <w:marBottom w:val="0"/>
      <w:divBdr>
        <w:top w:val="none" w:sz="0" w:space="0" w:color="auto"/>
        <w:left w:val="none" w:sz="0" w:space="0" w:color="auto"/>
        <w:bottom w:val="none" w:sz="0" w:space="0" w:color="auto"/>
        <w:right w:val="none" w:sz="0" w:space="0" w:color="auto"/>
      </w:divBdr>
    </w:div>
    <w:div w:id="829251022">
      <w:bodyDiv w:val="1"/>
      <w:marLeft w:val="0"/>
      <w:marRight w:val="0"/>
      <w:marTop w:val="0"/>
      <w:marBottom w:val="0"/>
      <w:divBdr>
        <w:top w:val="none" w:sz="0" w:space="0" w:color="auto"/>
        <w:left w:val="none" w:sz="0" w:space="0" w:color="auto"/>
        <w:bottom w:val="none" w:sz="0" w:space="0" w:color="auto"/>
        <w:right w:val="none" w:sz="0" w:space="0" w:color="auto"/>
      </w:divBdr>
    </w:div>
    <w:div w:id="866917083">
      <w:bodyDiv w:val="1"/>
      <w:marLeft w:val="0"/>
      <w:marRight w:val="0"/>
      <w:marTop w:val="0"/>
      <w:marBottom w:val="0"/>
      <w:divBdr>
        <w:top w:val="none" w:sz="0" w:space="0" w:color="auto"/>
        <w:left w:val="none" w:sz="0" w:space="0" w:color="auto"/>
        <w:bottom w:val="none" w:sz="0" w:space="0" w:color="auto"/>
        <w:right w:val="none" w:sz="0" w:space="0" w:color="auto"/>
      </w:divBdr>
    </w:div>
    <w:div w:id="868109783">
      <w:bodyDiv w:val="1"/>
      <w:marLeft w:val="0"/>
      <w:marRight w:val="0"/>
      <w:marTop w:val="0"/>
      <w:marBottom w:val="0"/>
      <w:divBdr>
        <w:top w:val="none" w:sz="0" w:space="0" w:color="auto"/>
        <w:left w:val="none" w:sz="0" w:space="0" w:color="auto"/>
        <w:bottom w:val="none" w:sz="0" w:space="0" w:color="auto"/>
        <w:right w:val="none" w:sz="0" w:space="0" w:color="auto"/>
      </w:divBdr>
    </w:div>
    <w:div w:id="895091498">
      <w:bodyDiv w:val="1"/>
      <w:marLeft w:val="0"/>
      <w:marRight w:val="0"/>
      <w:marTop w:val="0"/>
      <w:marBottom w:val="0"/>
      <w:divBdr>
        <w:top w:val="none" w:sz="0" w:space="0" w:color="auto"/>
        <w:left w:val="none" w:sz="0" w:space="0" w:color="auto"/>
        <w:bottom w:val="none" w:sz="0" w:space="0" w:color="auto"/>
        <w:right w:val="none" w:sz="0" w:space="0" w:color="auto"/>
      </w:divBdr>
    </w:div>
    <w:div w:id="1035621634">
      <w:bodyDiv w:val="1"/>
      <w:marLeft w:val="0"/>
      <w:marRight w:val="0"/>
      <w:marTop w:val="0"/>
      <w:marBottom w:val="0"/>
      <w:divBdr>
        <w:top w:val="none" w:sz="0" w:space="0" w:color="auto"/>
        <w:left w:val="none" w:sz="0" w:space="0" w:color="auto"/>
        <w:bottom w:val="none" w:sz="0" w:space="0" w:color="auto"/>
        <w:right w:val="none" w:sz="0" w:space="0" w:color="auto"/>
      </w:divBdr>
      <w:divsChild>
        <w:div w:id="260262896">
          <w:marLeft w:val="0"/>
          <w:marRight w:val="0"/>
          <w:marTop w:val="0"/>
          <w:marBottom w:val="0"/>
          <w:divBdr>
            <w:top w:val="none" w:sz="0" w:space="0" w:color="auto"/>
            <w:left w:val="none" w:sz="0" w:space="0" w:color="auto"/>
            <w:bottom w:val="none" w:sz="0" w:space="0" w:color="auto"/>
            <w:right w:val="none" w:sz="0" w:space="0" w:color="auto"/>
          </w:divBdr>
        </w:div>
        <w:div w:id="1187064046">
          <w:marLeft w:val="0"/>
          <w:marRight w:val="0"/>
          <w:marTop w:val="0"/>
          <w:marBottom w:val="0"/>
          <w:divBdr>
            <w:top w:val="none" w:sz="0" w:space="0" w:color="auto"/>
            <w:left w:val="none" w:sz="0" w:space="0" w:color="auto"/>
            <w:bottom w:val="none" w:sz="0" w:space="0" w:color="auto"/>
            <w:right w:val="none" w:sz="0" w:space="0" w:color="auto"/>
          </w:divBdr>
        </w:div>
      </w:divsChild>
    </w:div>
    <w:div w:id="1093669135">
      <w:bodyDiv w:val="1"/>
      <w:marLeft w:val="0"/>
      <w:marRight w:val="0"/>
      <w:marTop w:val="0"/>
      <w:marBottom w:val="0"/>
      <w:divBdr>
        <w:top w:val="none" w:sz="0" w:space="0" w:color="auto"/>
        <w:left w:val="none" w:sz="0" w:space="0" w:color="auto"/>
        <w:bottom w:val="none" w:sz="0" w:space="0" w:color="auto"/>
        <w:right w:val="none" w:sz="0" w:space="0" w:color="auto"/>
      </w:divBdr>
      <w:divsChild>
        <w:div w:id="639118791">
          <w:marLeft w:val="0"/>
          <w:marRight w:val="0"/>
          <w:marTop w:val="0"/>
          <w:marBottom w:val="0"/>
          <w:divBdr>
            <w:top w:val="none" w:sz="0" w:space="0" w:color="auto"/>
            <w:left w:val="none" w:sz="0" w:space="0" w:color="auto"/>
            <w:bottom w:val="none" w:sz="0" w:space="0" w:color="auto"/>
            <w:right w:val="none" w:sz="0" w:space="0" w:color="auto"/>
          </w:divBdr>
        </w:div>
        <w:div w:id="1307776833">
          <w:marLeft w:val="0"/>
          <w:marRight w:val="0"/>
          <w:marTop w:val="0"/>
          <w:marBottom w:val="0"/>
          <w:divBdr>
            <w:top w:val="none" w:sz="0" w:space="0" w:color="auto"/>
            <w:left w:val="none" w:sz="0" w:space="0" w:color="auto"/>
            <w:bottom w:val="none" w:sz="0" w:space="0" w:color="auto"/>
            <w:right w:val="none" w:sz="0" w:space="0" w:color="auto"/>
          </w:divBdr>
        </w:div>
        <w:div w:id="2019848595">
          <w:marLeft w:val="0"/>
          <w:marRight w:val="0"/>
          <w:marTop w:val="0"/>
          <w:marBottom w:val="0"/>
          <w:divBdr>
            <w:top w:val="none" w:sz="0" w:space="0" w:color="auto"/>
            <w:left w:val="none" w:sz="0" w:space="0" w:color="auto"/>
            <w:bottom w:val="none" w:sz="0" w:space="0" w:color="auto"/>
            <w:right w:val="none" w:sz="0" w:space="0" w:color="auto"/>
          </w:divBdr>
        </w:div>
      </w:divsChild>
    </w:div>
    <w:div w:id="1114445515">
      <w:bodyDiv w:val="1"/>
      <w:marLeft w:val="0"/>
      <w:marRight w:val="0"/>
      <w:marTop w:val="0"/>
      <w:marBottom w:val="0"/>
      <w:divBdr>
        <w:top w:val="none" w:sz="0" w:space="0" w:color="auto"/>
        <w:left w:val="none" w:sz="0" w:space="0" w:color="auto"/>
        <w:bottom w:val="none" w:sz="0" w:space="0" w:color="auto"/>
        <w:right w:val="none" w:sz="0" w:space="0" w:color="auto"/>
      </w:divBdr>
      <w:divsChild>
        <w:div w:id="450248736">
          <w:marLeft w:val="0"/>
          <w:marRight w:val="0"/>
          <w:marTop w:val="0"/>
          <w:marBottom w:val="0"/>
          <w:divBdr>
            <w:top w:val="none" w:sz="0" w:space="0" w:color="auto"/>
            <w:left w:val="none" w:sz="0" w:space="0" w:color="auto"/>
            <w:bottom w:val="none" w:sz="0" w:space="0" w:color="auto"/>
            <w:right w:val="none" w:sz="0" w:space="0" w:color="auto"/>
          </w:divBdr>
          <w:divsChild>
            <w:div w:id="132212730">
              <w:marLeft w:val="0"/>
              <w:marRight w:val="0"/>
              <w:marTop w:val="0"/>
              <w:marBottom w:val="0"/>
              <w:divBdr>
                <w:top w:val="none" w:sz="0" w:space="0" w:color="auto"/>
                <w:left w:val="none" w:sz="0" w:space="0" w:color="auto"/>
                <w:bottom w:val="none" w:sz="0" w:space="0" w:color="auto"/>
                <w:right w:val="none" w:sz="0" w:space="0" w:color="auto"/>
              </w:divBdr>
              <w:divsChild>
                <w:div w:id="203370486">
                  <w:marLeft w:val="0"/>
                  <w:marRight w:val="0"/>
                  <w:marTop w:val="0"/>
                  <w:marBottom w:val="0"/>
                  <w:divBdr>
                    <w:top w:val="none" w:sz="0" w:space="0" w:color="auto"/>
                    <w:left w:val="none" w:sz="0" w:space="0" w:color="auto"/>
                    <w:bottom w:val="none" w:sz="0" w:space="0" w:color="auto"/>
                    <w:right w:val="none" w:sz="0" w:space="0" w:color="auto"/>
                  </w:divBdr>
                  <w:divsChild>
                    <w:div w:id="1726292531">
                      <w:marLeft w:val="225"/>
                      <w:marRight w:val="0"/>
                      <w:marTop w:val="0"/>
                      <w:marBottom w:val="525"/>
                      <w:divBdr>
                        <w:top w:val="none" w:sz="0" w:space="0" w:color="auto"/>
                        <w:left w:val="single" w:sz="36" w:space="20" w:color="E7EDEF"/>
                        <w:bottom w:val="none" w:sz="0" w:space="0" w:color="auto"/>
                        <w:right w:val="none" w:sz="0" w:space="0" w:color="auto"/>
                      </w:divBdr>
                    </w:div>
                  </w:divsChild>
                </w:div>
              </w:divsChild>
            </w:div>
          </w:divsChild>
        </w:div>
      </w:divsChild>
    </w:div>
    <w:div w:id="1148353959">
      <w:bodyDiv w:val="1"/>
      <w:marLeft w:val="0"/>
      <w:marRight w:val="0"/>
      <w:marTop w:val="0"/>
      <w:marBottom w:val="0"/>
      <w:divBdr>
        <w:top w:val="none" w:sz="0" w:space="0" w:color="auto"/>
        <w:left w:val="none" w:sz="0" w:space="0" w:color="auto"/>
        <w:bottom w:val="none" w:sz="0" w:space="0" w:color="auto"/>
        <w:right w:val="none" w:sz="0" w:space="0" w:color="auto"/>
      </w:divBdr>
    </w:div>
    <w:div w:id="1369643220">
      <w:bodyDiv w:val="1"/>
      <w:marLeft w:val="0"/>
      <w:marRight w:val="0"/>
      <w:marTop w:val="0"/>
      <w:marBottom w:val="0"/>
      <w:divBdr>
        <w:top w:val="none" w:sz="0" w:space="0" w:color="auto"/>
        <w:left w:val="none" w:sz="0" w:space="0" w:color="auto"/>
        <w:bottom w:val="none" w:sz="0" w:space="0" w:color="auto"/>
        <w:right w:val="none" w:sz="0" w:space="0" w:color="auto"/>
      </w:divBdr>
    </w:div>
    <w:div w:id="1381320604">
      <w:bodyDiv w:val="1"/>
      <w:marLeft w:val="0"/>
      <w:marRight w:val="0"/>
      <w:marTop w:val="0"/>
      <w:marBottom w:val="0"/>
      <w:divBdr>
        <w:top w:val="none" w:sz="0" w:space="0" w:color="auto"/>
        <w:left w:val="none" w:sz="0" w:space="0" w:color="auto"/>
        <w:bottom w:val="none" w:sz="0" w:space="0" w:color="auto"/>
        <w:right w:val="none" w:sz="0" w:space="0" w:color="auto"/>
      </w:divBdr>
    </w:div>
    <w:div w:id="1431731602">
      <w:bodyDiv w:val="1"/>
      <w:marLeft w:val="0"/>
      <w:marRight w:val="0"/>
      <w:marTop w:val="0"/>
      <w:marBottom w:val="0"/>
      <w:divBdr>
        <w:top w:val="none" w:sz="0" w:space="0" w:color="auto"/>
        <w:left w:val="none" w:sz="0" w:space="0" w:color="auto"/>
        <w:bottom w:val="none" w:sz="0" w:space="0" w:color="auto"/>
        <w:right w:val="none" w:sz="0" w:space="0" w:color="auto"/>
      </w:divBdr>
    </w:div>
    <w:div w:id="1453280944">
      <w:bodyDiv w:val="1"/>
      <w:marLeft w:val="0"/>
      <w:marRight w:val="0"/>
      <w:marTop w:val="0"/>
      <w:marBottom w:val="0"/>
      <w:divBdr>
        <w:top w:val="none" w:sz="0" w:space="0" w:color="auto"/>
        <w:left w:val="none" w:sz="0" w:space="0" w:color="auto"/>
        <w:bottom w:val="none" w:sz="0" w:space="0" w:color="auto"/>
        <w:right w:val="none" w:sz="0" w:space="0" w:color="auto"/>
      </w:divBdr>
    </w:div>
    <w:div w:id="1489709884">
      <w:bodyDiv w:val="1"/>
      <w:marLeft w:val="0"/>
      <w:marRight w:val="0"/>
      <w:marTop w:val="0"/>
      <w:marBottom w:val="0"/>
      <w:divBdr>
        <w:top w:val="none" w:sz="0" w:space="0" w:color="auto"/>
        <w:left w:val="none" w:sz="0" w:space="0" w:color="auto"/>
        <w:bottom w:val="none" w:sz="0" w:space="0" w:color="auto"/>
        <w:right w:val="none" w:sz="0" w:space="0" w:color="auto"/>
      </w:divBdr>
    </w:div>
    <w:div w:id="1494908426">
      <w:bodyDiv w:val="1"/>
      <w:marLeft w:val="0"/>
      <w:marRight w:val="0"/>
      <w:marTop w:val="0"/>
      <w:marBottom w:val="0"/>
      <w:divBdr>
        <w:top w:val="none" w:sz="0" w:space="0" w:color="auto"/>
        <w:left w:val="none" w:sz="0" w:space="0" w:color="auto"/>
        <w:bottom w:val="none" w:sz="0" w:space="0" w:color="auto"/>
        <w:right w:val="none" w:sz="0" w:space="0" w:color="auto"/>
      </w:divBdr>
    </w:div>
    <w:div w:id="1503010448">
      <w:bodyDiv w:val="1"/>
      <w:marLeft w:val="0"/>
      <w:marRight w:val="0"/>
      <w:marTop w:val="0"/>
      <w:marBottom w:val="0"/>
      <w:divBdr>
        <w:top w:val="none" w:sz="0" w:space="0" w:color="auto"/>
        <w:left w:val="none" w:sz="0" w:space="0" w:color="auto"/>
        <w:bottom w:val="none" w:sz="0" w:space="0" w:color="auto"/>
        <w:right w:val="none" w:sz="0" w:space="0" w:color="auto"/>
      </w:divBdr>
    </w:div>
    <w:div w:id="1509104084">
      <w:bodyDiv w:val="1"/>
      <w:marLeft w:val="0"/>
      <w:marRight w:val="0"/>
      <w:marTop w:val="0"/>
      <w:marBottom w:val="0"/>
      <w:divBdr>
        <w:top w:val="none" w:sz="0" w:space="0" w:color="auto"/>
        <w:left w:val="none" w:sz="0" w:space="0" w:color="auto"/>
        <w:bottom w:val="none" w:sz="0" w:space="0" w:color="auto"/>
        <w:right w:val="none" w:sz="0" w:space="0" w:color="auto"/>
      </w:divBdr>
    </w:div>
    <w:div w:id="1557551162">
      <w:bodyDiv w:val="1"/>
      <w:marLeft w:val="0"/>
      <w:marRight w:val="0"/>
      <w:marTop w:val="0"/>
      <w:marBottom w:val="0"/>
      <w:divBdr>
        <w:top w:val="none" w:sz="0" w:space="0" w:color="auto"/>
        <w:left w:val="none" w:sz="0" w:space="0" w:color="auto"/>
        <w:bottom w:val="none" w:sz="0" w:space="0" w:color="auto"/>
        <w:right w:val="none" w:sz="0" w:space="0" w:color="auto"/>
      </w:divBdr>
    </w:div>
    <w:div w:id="1671517510">
      <w:bodyDiv w:val="1"/>
      <w:marLeft w:val="0"/>
      <w:marRight w:val="0"/>
      <w:marTop w:val="0"/>
      <w:marBottom w:val="0"/>
      <w:divBdr>
        <w:top w:val="none" w:sz="0" w:space="0" w:color="auto"/>
        <w:left w:val="none" w:sz="0" w:space="0" w:color="auto"/>
        <w:bottom w:val="none" w:sz="0" w:space="0" w:color="auto"/>
        <w:right w:val="none" w:sz="0" w:space="0" w:color="auto"/>
      </w:divBdr>
    </w:div>
    <w:div w:id="1810242137">
      <w:bodyDiv w:val="1"/>
      <w:marLeft w:val="0"/>
      <w:marRight w:val="0"/>
      <w:marTop w:val="0"/>
      <w:marBottom w:val="0"/>
      <w:divBdr>
        <w:top w:val="none" w:sz="0" w:space="0" w:color="auto"/>
        <w:left w:val="none" w:sz="0" w:space="0" w:color="auto"/>
        <w:bottom w:val="none" w:sz="0" w:space="0" w:color="auto"/>
        <w:right w:val="none" w:sz="0" w:space="0" w:color="auto"/>
      </w:divBdr>
    </w:div>
    <w:div w:id="2014456821">
      <w:bodyDiv w:val="1"/>
      <w:marLeft w:val="0"/>
      <w:marRight w:val="0"/>
      <w:marTop w:val="0"/>
      <w:marBottom w:val="0"/>
      <w:divBdr>
        <w:top w:val="none" w:sz="0" w:space="0" w:color="auto"/>
        <w:left w:val="none" w:sz="0" w:space="0" w:color="auto"/>
        <w:bottom w:val="none" w:sz="0" w:space="0" w:color="auto"/>
        <w:right w:val="none" w:sz="0" w:space="0" w:color="auto"/>
      </w:divBdr>
    </w:div>
    <w:div w:id="2061663956">
      <w:bodyDiv w:val="1"/>
      <w:marLeft w:val="0"/>
      <w:marRight w:val="0"/>
      <w:marTop w:val="0"/>
      <w:marBottom w:val="0"/>
      <w:divBdr>
        <w:top w:val="none" w:sz="0" w:space="0" w:color="auto"/>
        <w:left w:val="none" w:sz="0" w:space="0" w:color="auto"/>
        <w:bottom w:val="none" w:sz="0" w:space="0" w:color="auto"/>
        <w:right w:val="none" w:sz="0" w:space="0" w:color="auto"/>
      </w:divBdr>
    </w:div>
    <w:div w:id="2112047053">
      <w:bodyDiv w:val="1"/>
      <w:marLeft w:val="0"/>
      <w:marRight w:val="0"/>
      <w:marTop w:val="0"/>
      <w:marBottom w:val="0"/>
      <w:divBdr>
        <w:top w:val="none" w:sz="0" w:space="0" w:color="auto"/>
        <w:left w:val="none" w:sz="0" w:space="0" w:color="auto"/>
        <w:bottom w:val="none" w:sz="0" w:space="0" w:color="auto"/>
        <w:right w:val="none" w:sz="0" w:space="0" w:color="auto"/>
      </w:divBdr>
    </w:div>
    <w:div w:id="2128816856">
      <w:bodyDiv w:val="1"/>
      <w:marLeft w:val="0"/>
      <w:marRight w:val="0"/>
      <w:marTop w:val="0"/>
      <w:marBottom w:val="0"/>
      <w:divBdr>
        <w:top w:val="none" w:sz="0" w:space="0" w:color="auto"/>
        <w:left w:val="none" w:sz="0" w:space="0" w:color="auto"/>
        <w:bottom w:val="none" w:sz="0" w:space="0" w:color="auto"/>
        <w:right w:val="none" w:sz="0" w:space="0" w:color="auto"/>
      </w:divBdr>
    </w:div>
    <w:div w:id="214495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hyperlink" Target="https://referentiemodel.nhg.org/node/106/volledig/published+"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zibs.n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hyperlink" Target="https://referentiemodel.nhg.org" TargetMode="External"/><Relationship Id="rId23" Type="http://schemas.openxmlformats.org/officeDocument/2006/relationships/image" Target="media/image5.tiff"/><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referentiemodel.nhg.org/node/107/volledig/publishe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23E0DEA1184C7281D0F931DB9703F5"/>
        <w:category>
          <w:name w:val="Algemeen"/>
          <w:gallery w:val="placeholder"/>
        </w:category>
        <w:types>
          <w:type w:val="bbPlcHdr"/>
        </w:types>
        <w:behaviors>
          <w:behavior w:val="content"/>
        </w:behaviors>
        <w:guid w:val="{C31F0A8B-106B-42F3-A7BC-F2A8924066B8}"/>
      </w:docPartPr>
      <w:docPartBody>
        <w:p w:rsidR="004B30E5" w:rsidRDefault="00E11A38">
          <w:r w:rsidRPr="00DA1E51">
            <w:rPr>
              <w:rStyle w:val="Tekstvantijdelijkeaanduiding"/>
            </w:rPr>
            <w:t>[Status]</w:t>
          </w:r>
        </w:p>
      </w:docPartBody>
    </w:docPart>
    <w:docPart>
      <w:docPartPr>
        <w:name w:val="AF76837613344A53892AF84AFA4AD44F"/>
        <w:category>
          <w:name w:val="Algemeen"/>
          <w:gallery w:val="placeholder"/>
        </w:category>
        <w:types>
          <w:type w:val="bbPlcHdr"/>
        </w:types>
        <w:behaviors>
          <w:behavior w:val="content"/>
        </w:behaviors>
        <w:guid w:val="{378FA9FC-2AEB-419D-94C4-65EDCEFD41EA}"/>
      </w:docPartPr>
      <w:docPartBody>
        <w:p w:rsidR="004B30E5" w:rsidRDefault="00E11A38">
          <w:r w:rsidRPr="00DA1E51">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A38"/>
    <w:rsid w:val="000231FB"/>
    <w:rsid w:val="00023677"/>
    <w:rsid w:val="00052910"/>
    <w:rsid w:val="0009705C"/>
    <w:rsid w:val="000F76C0"/>
    <w:rsid w:val="00202DE9"/>
    <w:rsid w:val="002E7AD8"/>
    <w:rsid w:val="00456DBA"/>
    <w:rsid w:val="0048380C"/>
    <w:rsid w:val="004B30E5"/>
    <w:rsid w:val="005A49E6"/>
    <w:rsid w:val="005E1C90"/>
    <w:rsid w:val="005E65CD"/>
    <w:rsid w:val="006D3BD9"/>
    <w:rsid w:val="006F2C4B"/>
    <w:rsid w:val="00707C1B"/>
    <w:rsid w:val="00732D4F"/>
    <w:rsid w:val="00753E53"/>
    <w:rsid w:val="007952FF"/>
    <w:rsid w:val="00AC41AF"/>
    <w:rsid w:val="00B342D7"/>
    <w:rsid w:val="00B93F81"/>
    <w:rsid w:val="00BA0D33"/>
    <w:rsid w:val="00C31226"/>
    <w:rsid w:val="00CB5D5C"/>
    <w:rsid w:val="00E11A38"/>
    <w:rsid w:val="00E6344A"/>
    <w:rsid w:val="00E74111"/>
    <w:rsid w:val="00E85B25"/>
    <w:rsid w:val="00EC713D"/>
    <w:rsid w:val="00ED0E9C"/>
    <w:rsid w:val="00EF3177"/>
    <w:rsid w:val="00EF66C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E11A38"/>
    <w:rPr>
      <w:color w:val="808080"/>
    </w:rPr>
  </w:style>
  <w:style w:type="paragraph" w:customStyle="1" w:styleId="832822683D9340E5ADC240034F502DD4">
    <w:name w:val="832822683D9340E5ADC240034F502DD4"/>
    <w:rsid w:val="00E11A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2019-12-09T00:00:00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oelichting xmlns="bdce15ff-6f45-455a-98b0-db49f981c493" xsi:nil="true"/>
    <SharedWithUsers xmlns="c373eac6-d3e6-401a-9478-9ab3b20cb196">
      <UserInfo>
        <DisplayName>Gert Koelewijn</DisplayName>
        <AccountId>11</AccountId>
        <AccountType/>
      </UserInfo>
      <UserInfo>
        <DisplayName>Manon Kuilboer</DisplayName>
        <AccountId>26</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C1534CC4B04E440A3FA3947EA722A63" ma:contentTypeVersion="10" ma:contentTypeDescription="Een nieuw document maken." ma:contentTypeScope="" ma:versionID="7b853c4fe7c82f58a507c3029c9731be">
  <xsd:schema xmlns:xsd="http://www.w3.org/2001/XMLSchema" xmlns:xs="http://www.w3.org/2001/XMLSchema" xmlns:p="http://schemas.microsoft.com/office/2006/metadata/properties" xmlns:ns2="bdce15ff-6f45-455a-98b0-db49f981c493" xmlns:ns3="c373eac6-d3e6-401a-9478-9ab3b20cb196" targetNamespace="http://schemas.microsoft.com/office/2006/metadata/properties" ma:root="true" ma:fieldsID="d2906b4ce05c1a5ea2ff8d322325f6b6" ns2:_="" ns3:_="">
    <xsd:import namespace="bdce15ff-6f45-455a-98b0-db49f981c493"/>
    <xsd:import namespace="c373eac6-d3e6-401a-9478-9ab3b20cb19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toelichting"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ce15ff-6f45-455a-98b0-db49f981c4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toelichting" ma:index="15" nillable="true" ma:displayName="toelichting" ma:internalName="toelichting">
      <xsd:simpleType>
        <xsd:restriction base="dms:Text">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73eac6-d3e6-401a-9478-9ab3b20cb19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radb</b:Tag>
    <b:SourceType>InternetSite</b:SourceType>
    <b:Guid>{34229C14-DFC6-41BE-8EE0-ECACA3C475B6}</b:Guid>
    <b:Title>AllergieIntolerantie-v3.2(2017NL)</b:Title>
    <b:Year>2017</b:Year>
    <b:Author>
      <b:Author>
        <b:NameList>
          <b:Person>
            <b:Last>radb</b:Last>
          </b:Person>
        </b:NameList>
      </b:Author>
    </b:Author>
    <b:InternetSiteTitle>zibs.nl</b:InternetSiteTitle>
    <b:URL>https://zibs.nl/wiki/AllergieIntolerantie-v3.2(2017NL)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148F0-3316-46D4-A830-320A0698398A}">
  <ds:schemaRefs>
    <ds:schemaRef ds:uri="http://schemas.microsoft.com/sharepoint/v3/contenttype/forms"/>
  </ds:schemaRefs>
</ds:datastoreItem>
</file>

<file path=customXml/itemProps3.xml><?xml version="1.0" encoding="utf-8"?>
<ds:datastoreItem xmlns:ds="http://schemas.openxmlformats.org/officeDocument/2006/customXml" ds:itemID="{EA5FCB12-D0C4-463F-A32D-0825D55EB925}">
  <ds:schemaRefs>
    <ds:schemaRef ds:uri="http://schemas.microsoft.com/office/2006/metadata/properties"/>
    <ds:schemaRef ds:uri="http://schemas.microsoft.com/office/infopath/2007/PartnerControls"/>
    <ds:schemaRef ds:uri="bdce15ff-6f45-455a-98b0-db49f981c493"/>
    <ds:schemaRef ds:uri="c373eac6-d3e6-401a-9478-9ab3b20cb196"/>
  </ds:schemaRefs>
</ds:datastoreItem>
</file>

<file path=customXml/itemProps4.xml><?xml version="1.0" encoding="utf-8"?>
<ds:datastoreItem xmlns:ds="http://schemas.openxmlformats.org/officeDocument/2006/customXml" ds:itemID="{2488990D-76F2-47B1-84E3-E02D201A2C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ce15ff-6f45-455a-98b0-db49f981c493"/>
    <ds:schemaRef ds:uri="c373eac6-d3e6-401a-9478-9ab3b20cb1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B807395-CB05-4ED1-84F7-407F11B28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3281</Words>
  <Characters>18048</Characters>
  <Application>Microsoft Office Word</Application>
  <DocSecurity>0</DocSecurity>
  <Lines>150</Lines>
  <Paragraphs>42</Paragraphs>
  <ScaleCrop>false</ScaleCrop>
  <HeadingPairs>
    <vt:vector size="2" baseType="variant">
      <vt:variant>
        <vt:lpstr>Titel</vt:lpstr>
      </vt:variant>
      <vt:variant>
        <vt:i4>1</vt:i4>
      </vt:variant>
    </vt:vector>
  </HeadingPairs>
  <TitlesOfParts>
    <vt:vector size="1" baseType="lpstr">
      <vt:lpstr/>
    </vt:vector>
  </TitlesOfParts>
  <Company>Nederlands Huisartsen Genootschap</Company>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Westerhof</dc:creator>
  <cp:keywords/>
  <dc:description/>
  <cp:lastModifiedBy>Yvonne Pijnacker Hordijk</cp:lastModifiedBy>
  <cp:revision>125</cp:revision>
  <cp:lastPrinted>2019-10-05T01:21:00Z</cp:lastPrinted>
  <dcterms:created xsi:type="dcterms:W3CDTF">2019-12-05T08:08:00Z</dcterms:created>
  <dcterms:modified xsi:type="dcterms:W3CDTF">2019-12-13T16:06:00Z</dcterms:modified>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Concept</vt:lpwstr>
  </property>
  <property fmtid="{D5CDD505-2E9C-101B-9397-08002B2CF9AE}" pid="3" name="Publicatie">
    <vt:lpwstr>Concept</vt:lpwstr>
  </property>
  <property fmtid="{D5CDD505-2E9C-101B-9397-08002B2CF9AE}" pid="4" name="ContentTypeId">
    <vt:lpwstr>0x0101006C1534CC4B04E440A3FA3947EA722A63</vt:lpwstr>
  </property>
  <property fmtid="{D5CDD505-2E9C-101B-9397-08002B2CF9AE}" pid="5" name="AuthorIds_UIVersion_5632">
    <vt:lpwstr>9</vt:lpwstr>
  </property>
</Properties>
</file>